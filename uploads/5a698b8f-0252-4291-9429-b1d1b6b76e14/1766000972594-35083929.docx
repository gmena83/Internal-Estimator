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ViewAllTable"/>
        <w:tblW w:w="10160" w:type="dxa"/>
        <w:tblInd w:w="90" w:type="dxa"/>
        <w:tblLook w:val="04A0" w:firstRow="1" w:lastRow="0" w:firstColumn="1" w:lastColumn="0" w:noHBand="0" w:noVBand="1"/>
      </w:tblPr>
      <w:tblGrid>
        <w:gridCol w:w="4590"/>
        <w:gridCol w:w="5570"/>
      </w:tblGrid>
      <w:tr w:rsidRPr="00CB549B" w:rsidR="00911BAB" w:rsidTr="007F10FB" w14:paraId="4E1E4486" w14:textId="77777777">
        <w:trPr>
          <w:trHeight w:val="4230"/>
        </w:trPr>
        <w:tc>
          <w:tcPr>
            <w:tcW w:w="4590" w:type="dxa"/>
            <w:tcBorders>
              <w:bottom w:val="nil"/>
            </w:tcBorders>
          </w:tcPr>
          <w:p w:rsidRPr="00E3409F" w:rsidR="00447AB4" w:rsidP="00154D44" w:rsidRDefault="007D3468" w14:paraId="59D7931B" w14:textId="31E1EEB1">
            <w:pPr>
              <w:pStyle w:val="H1"/>
              <w:spacing w:before="120" w:after="120"/>
              <w:rPr>
                <w:noProof w:val="0"/>
              </w:rPr>
            </w:pPr>
            <w:r w:rsidRPr="00E3409F">
              <w:rPr>
                <w:noProof w:val="0"/>
              </w:rPr>
              <w:t>Franzetti</w:t>
            </w:r>
            <w:r w:rsidR="00C40707">
              <w:rPr>
                <w:noProof w:val="0"/>
              </w:rPr>
              <w:t xml:space="preserve"> Arbitration</w:t>
            </w:r>
          </w:p>
          <w:p w:rsidR="00787AA7" w:rsidP="00E3409F" w:rsidRDefault="00787AA7" w14:paraId="3BA79EA8" w14:textId="7997A6C1">
            <w:pPr>
              <w:pStyle w:val="Contact"/>
              <w:spacing w:before="0" w:line="300" w:lineRule="exact"/>
              <w:rPr>
                <w:rFonts w:ascii="Arial" w:hAnsi="Arial" w:cs="Arial"/>
                <w:sz w:val="20"/>
              </w:rPr>
            </w:pPr>
            <w:r>
              <w:rPr>
                <w:rFonts w:ascii="Arial" w:hAnsi="Arial" w:cs="Arial"/>
                <w:sz w:val="20"/>
              </w:rPr>
              <w:t>___________________________________</w:t>
            </w:r>
          </w:p>
          <w:p w:rsidR="00787AA7" w:rsidP="00E3409F" w:rsidRDefault="00787AA7" w14:paraId="05A798FA" w14:textId="77777777">
            <w:pPr>
              <w:pStyle w:val="Contact"/>
              <w:spacing w:before="0" w:line="300" w:lineRule="exact"/>
              <w:rPr>
                <w:rFonts w:ascii="Arial" w:hAnsi="Arial" w:cs="Arial"/>
                <w:sz w:val="20"/>
              </w:rPr>
            </w:pPr>
          </w:p>
          <w:p w:rsidR="00C40707" w:rsidP="00787AA7" w:rsidRDefault="00A91541" w14:paraId="402085EE" w14:textId="64F8F7F8">
            <w:pPr>
              <w:pStyle w:val="Contact"/>
              <w:spacing w:before="0" w:line="300" w:lineRule="exact"/>
              <w:rPr>
                <w:rFonts w:ascii="Arial" w:hAnsi="Arial" w:cs="Arial"/>
                <w:i/>
                <w:iCs/>
                <w:sz w:val="20"/>
              </w:rPr>
            </w:pPr>
            <w:r w:rsidRPr="00A91541">
              <w:rPr>
                <w:rFonts w:ascii="Arial" w:hAnsi="Arial" w:cs="Arial"/>
                <w:i/>
                <w:iCs/>
                <w:sz w:val="20"/>
              </w:rPr>
              <w:t>Arbitrator and counsel in international commercial and investment arbitration</w:t>
            </w:r>
          </w:p>
          <w:p w:rsidR="007F10FB" w:rsidP="00787AA7" w:rsidRDefault="007F10FB" w14:paraId="251B8819" w14:textId="77777777">
            <w:pPr>
              <w:pStyle w:val="Contact"/>
              <w:spacing w:before="0" w:line="300" w:lineRule="exact"/>
              <w:rPr>
                <w:rFonts w:ascii="Arial" w:hAnsi="Arial" w:cs="Arial"/>
                <w:i/>
                <w:iCs/>
                <w:sz w:val="20"/>
              </w:rPr>
            </w:pPr>
          </w:p>
          <w:p w:rsidRPr="00A44BE3" w:rsidR="007F10FB" w:rsidP="00787AA7" w:rsidRDefault="007F10FB" w14:paraId="35B798E1" w14:textId="62E5CDF8">
            <w:pPr>
              <w:pStyle w:val="Contact"/>
              <w:spacing w:before="0" w:line="300" w:lineRule="exact"/>
              <w:rPr>
                <w:rFonts w:ascii="Arial" w:hAnsi="Arial" w:cs="Arial"/>
                <w:b/>
                <w:bCs/>
                <w:sz w:val="20"/>
              </w:rPr>
            </w:pPr>
            <w:r w:rsidRPr="00A44BE3">
              <w:rPr>
                <w:rFonts w:ascii="Arial" w:hAnsi="Arial" w:cs="Arial"/>
                <w:b/>
                <w:bCs/>
                <w:i/>
                <w:iCs/>
                <w:sz w:val="20"/>
              </w:rPr>
              <w:t>OR</w:t>
            </w:r>
          </w:p>
          <w:p w:rsidRPr="00CB549B" w:rsidR="00787AA7" w:rsidP="00787AA7" w:rsidRDefault="00C40707" w14:paraId="715DF3B0" w14:textId="0EC53F78">
            <w:pPr>
              <w:pStyle w:val="Contact"/>
              <w:spacing w:before="0" w:line="300" w:lineRule="exact"/>
              <w:rPr>
                <w:rFonts w:ascii="Arial" w:hAnsi="Arial" w:cs="Arial"/>
                <w:sz w:val="20"/>
                <w:lang w:val="it-IT"/>
              </w:rPr>
            </w:pPr>
            <w:r w:rsidRPr="00CB549B">
              <w:rPr>
                <w:rFonts w:ascii="Arial" w:hAnsi="Arial" w:cs="Arial"/>
                <w:sz w:val="20"/>
                <w:lang w:val="it-IT"/>
              </w:rPr>
              <w:t xml:space="preserve"> </w:t>
            </w:r>
          </w:p>
          <w:p w:rsidRPr="007F10FB" w:rsidR="00E3409F" w:rsidP="00E3409F" w:rsidRDefault="00CB549B" w14:paraId="10EDBCA7" w14:textId="36D5D672">
            <w:pPr>
              <w:pStyle w:val="Contact"/>
              <w:spacing w:before="0" w:line="300" w:lineRule="exact"/>
              <w:rPr>
                <w:rFonts w:ascii="Arial" w:hAnsi="Arial" w:cs="Arial"/>
                <w:i/>
                <w:iCs/>
                <w:sz w:val="20"/>
              </w:rPr>
            </w:pPr>
            <w:r w:rsidRPr="007F10FB">
              <w:rPr>
                <w:rFonts w:ascii="Arial" w:hAnsi="Arial" w:cs="Arial"/>
                <w:i/>
                <w:iCs/>
                <w:sz w:val="20"/>
              </w:rPr>
              <w:t xml:space="preserve">Erica Franzetti is a leading international arbitrator and counsel with extensive experience in international commercial and investor-state arbitration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tblCellMar>
              <w:tblLook w:val="04A0" w:firstRow="1" w:lastRow="0" w:firstColumn="1" w:lastColumn="0" w:noHBand="0" w:noVBand="1"/>
            </w:tblPr>
            <w:tblGrid>
              <w:gridCol w:w="2295"/>
              <w:gridCol w:w="2295"/>
            </w:tblGrid>
            <w:tr w:rsidRPr="00CB549B" w:rsidR="00E3409F" w:rsidTr="00787AA7" w14:paraId="3224B6AC" w14:textId="77777777">
              <w:trPr>
                <w:trHeight w:val="264"/>
              </w:trPr>
              <w:tc>
                <w:tcPr>
                  <w:tcW w:w="2340" w:type="dxa"/>
                </w:tcPr>
                <w:p w:rsidRPr="00CB549B" w:rsidR="00E3409F" w:rsidP="00E3409F" w:rsidRDefault="00E3409F" w14:paraId="0B6B1C40" w14:textId="443D7BCD">
                  <w:pPr>
                    <w:pStyle w:val="BodyText"/>
                    <w:spacing w:after="0"/>
                    <w:ind w:right="-144"/>
                    <w:rPr>
                      <w:rFonts w:ascii="Arial"/>
                      <w:color w:val="483733" w:themeColor="text2"/>
                      <w:sz w:val="20"/>
                      <w:szCs w:val="20"/>
                    </w:rPr>
                  </w:pPr>
                </w:p>
              </w:tc>
              <w:tc>
                <w:tcPr>
                  <w:tcW w:w="2340" w:type="dxa"/>
                </w:tcPr>
                <w:p w:rsidRPr="00CB549B" w:rsidR="00E3409F" w:rsidP="00E3409F" w:rsidRDefault="00E3409F" w14:paraId="272784F7" w14:textId="5576A8FB">
                  <w:pPr>
                    <w:pStyle w:val="BodyText"/>
                    <w:spacing w:after="0"/>
                    <w:ind w:right="-144"/>
                    <w:rPr>
                      <w:rFonts w:ascii="Arial"/>
                      <w:color w:val="483733" w:themeColor="text2"/>
                      <w:sz w:val="20"/>
                      <w:szCs w:val="20"/>
                    </w:rPr>
                  </w:pPr>
                </w:p>
              </w:tc>
            </w:tr>
            <w:tr w:rsidRPr="00CB549B" w:rsidR="00E3409F" w:rsidTr="00787AA7" w14:paraId="07F0EAAA" w14:textId="77777777">
              <w:trPr>
                <w:trHeight w:val="264"/>
              </w:trPr>
              <w:tc>
                <w:tcPr>
                  <w:tcW w:w="2340" w:type="dxa"/>
                </w:tcPr>
                <w:p w:rsidRPr="00CB549B" w:rsidR="00E3409F" w:rsidP="00E3409F" w:rsidRDefault="00E3409F" w14:paraId="4580AE24" w14:textId="2E8AED4A">
                  <w:pPr>
                    <w:pStyle w:val="BodyText"/>
                    <w:spacing w:after="0"/>
                    <w:ind w:right="-144"/>
                    <w:rPr>
                      <w:rFonts w:ascii="Arial"/>
                      <w:color w:val="483733" w:themeColor="text2"/>
                      <w:sz w:val="20"/>
                      <w:szCs w:val="20"/>
                    </w:rPr>
                  </w:pPr>
                </w:p>
              </w:tc>
              <w:tc>
                <w:tcPr>
                  <w:tcW w:w="2340" w:type="dxa"/>
                </w:tcPr>
                <w:p w:rsidRPr="00CB549B" w:rsidR="00E3409F" w:rsidP="00E3409F" w:rsidRDefault="00E3409F" w14:paraId="74A563C1" w14:textId="05C3406B">
                  <w:pPr>
                    <w:pStyle w:val="BodyText"/>
                    <w:spacing w:after="0"/>
                    <w:ind w:right="-144"/>
                    <w:rPr>
                      <w:rFonts w:ascii="Arial"/>
                      <w:color w:val="483733" w:themeColor="text2"/>
                      <w:sz w:val="20"/>
                      <w:szCs w:val="20"/>
                    </w:rPr>
                  </w:pPr>
                </w:p>
              </w:tc>
            </w:tr>
            <w:tr w:rsidRPr="00CB549B" w:rsidR="00E3409F" w:rsidTr="00787AA7" w14:paraId="08B911F3" w14:textId="77777777">
              <w:trPr>
                <w:trHeight w:val="265"/>
              </w:trPr>
              <w:tc>
                <w:tcPr>
                  <w:tcW w:w="2340" w:type="dxa"/>
                </w:tcPr>
                <w:p w:rsidRPr="00CB549B" w:rsidR="00E3409F" w:rsidP="00E3409F" w:rsidRDefault="00E3409F" w14:paraId="40671F80" w14:textId="6B603FBA">
                  <w:pPr>
                    <w:pStyle w:val="BodyText"/>
                    <w:spacing w:after="0"/>
                    <w:ind w:right="-144"/>
                    <w:rPr>
                      <w:rFonts w:ascii="Arial"/>
                      <w:color w:val="483733" w:themeColor="text2"/>
                      <w:sz w:val="20"/>
                      <w:szCs w:val="20"/>
                    </w:rPr>
                  </w:pPr>
                </w:p>
              </w:tc>
              <w:tc>
                <w:tcPr>
                  <w:tcW w:w="2340" w:type="dxa"/>
                </w:tcPr>
                <w:p w:rsidRPr="00CB549B" w:rsidR="00E3409F" w:rsidP="00E3409F" w:rsidRDefault="00E3409F" w14:paraId="4F303DA0" w14:textId="22BDEE00">
                  <w:pPr>
                    <w:pStyle w:val="BodyText"/>
                    <w:spacing w:after="0"/>
                    <w:ind w:right="-144"/>
                    <w:rPr>
                      <w:rFonts w:ascii="Arial"/>
                      <w:color w:val="483733" w:themeColor="text2"/>
                      <w:sz w:val="20"/>
                      <w:szCs w:val="20"/>
                    </w:rPr>
                  </w:pPr>
                </w:p>
              </w:tc>
            </w:tr>
          </w:tbl>
          <w:p w:rsidRPr="00CB549B" w:rsidR="00BD0748" w:rsidP="00BD0748" w:rsidRDefault="00BD0748" w14:paraId="1C4005B6" w14:textId="393CC6C2">
            <w:pPr>
              <w:pStyle w:val="Contact"/>
              <w:spacing w:before="0" w:line="300" w:lineRule="exact"/>
              <w:rPr>
                <w:rFonts w:ascii="Arial" w:hAnsi="Arial" w:cs="Arial"/>
                <w:sz w:val="20"/>
              </w:rPr>
            </w:pPr>
          </w:p>
        </w:tc>
        <w:tc>
          <w:tcPr>
            <w:tcW w:w="5570" w:type="dxa"/>
            <w:tcBorders>
              <w:bottom w:val="nil"/>
            </w:tcBorders>
          </w:tcPr>
          <w:p w:rsidRPr="00CB549B" w:rsidR="00387986" w:rsidP="00FB5781" w:rsidRDefault="0051786E" w14:paraId="1637A803" w14:textId="0BB40429">
            <w:pPr>
              <w:pStyle w:val="Intro"/>
              <w:spacing w:before="0" w:after="0" w:line="100" w:lineRule="exact"/>
              <w:rPr>
                <w:sz w:val="10"/>
                <w:szCs w:val="10"/>
              </w:rPr>
            </w:pPr>
            <w:r w:rsidRPr="00D26C93">
              <w:rPr>
                <w:noProof/>
                <w:sz w:val="16"/>
              </w:rPr>
              <w:drawing>
                <wp:anchor distT="0" distB="0" distL="114300" distR="114300" simplePos="0" relativeHeight="251672576" behindDoc="0" locked="0" layoutInCell="1" allowOverlap="1" wp14:editId="315069D7" wp14:anchorId="1E0085BA">
                  <wp:simplePos x="0" y="0"/>
                  <wp:positionH relativeFrom="column">
                    <wp:posOffset>0</wp:posOffset>
                  </wp:positionH>
                  <wp:positionV relativeFrom="paragraph">
                    <wp:posOffset>107950</wp:posOffset>
                  </wp:positionV>
                  <wp:extent cx="3386455" cy="2257425"/>
                  <wp:effectExtent l="0" t="0" r="4445" b="9525"/>
                  <wp:wrapSquare wrapText="bothSides"/>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anzetti_Erica.jpg"/>
                          <pic:cNvPicPr/>
                        </pic:nvPicPr>
                        <pic:blipFill>
                          <a:blip r:embed="rId9">
                            <a:extLst>
                              <a:ext uri="{28A0092B-C50C-407E-A947-70E740481C1C}">
                                <a14:useLocalDpi xmlns:a14="http://schemas.microsoft.com/office/drawing/2010/main" val="0"/>
                              </a:ext>
                            </a:extLst>
                          </a:blip>
                          <a:stretch>
                            <a:fillRect/>
                          </a:stretch>
                        </pic:blipFill>
                        <pic:spPr>
                          <a:xfrm>
                            <a:off x="0" y="0"/>
                            <a:ext cx="3386455" cy="2257425"/>
                          </a:xfrm>
                          <a:prstGeom prst="rect">
                            <a:avLst/>
                          </a:prstGeom>
                        </pic:spPr>
                      </pic:pic>
                    </a:graphicData>
                  </a:graphic>
                  <wp14:sizeRelH relativeFrom="page">
                    <wp14:pctWidth>0</wp14:pctWidth>
                  </wp14:sizeRelH>
                  <wp14:sizeRelV relativeFrom="page">
                    <wp14:pctHeight>0</wp14:pctHeight>
                  </wp14:sizeRelV>
                </wp:anchor>
              </w:drawing>
            </w:r>
          </w:p>
          <w:p w:rsidRPr="00CB549B" w:rsidR="000A54FE" w:rsidP="00FB5781" w:rsidRDefault="000A54FE" w14:paraId="43A20BCE" w14:textId="1EE9D599">
            <w:pPr>
              <w:pStyle w:val="Intro"/>
              <w:spacing w:before="0" w:after="0" w:line="100" w:lineRule="exact"/>
              <w:rPr>
                <w:sz w:val="10"/>
                <w:szCs w:val="10"/>
              </w:rPr>
            </w:pPr>
          </w:p>
          <w:p w:rsidRPr="00CB549B" w:rsidR="00E35D50" w:rsidP="00FB5781" w:rsidRDefault="00E35D50" w14:paraId="3AABBB92" w14:textId="4152FFD0">
            <w:pPr>
              <w:pStyle w:val="Intro"/>
              <w:spacing w:before="0" w:after="0" w:line="100" w:lineRule="exact"/>
              <w:rPr>
                <w:sz w:val="10"/>
                <w:szCs w:val="10"/>
              </w:rPr>
            </w:pPr>
          </w:p>
          <w:p w:rsidRPr="00CB549B" w:rsidR="000A54FE" w:rsidP="00FB5781" w:rsidRDefault="000A54FE" w14:paraId="6947B2CB" w14:textId="5FE86E1E">
            <w:pPr>
              <w:pStyle w:val="Intro"/>
              <w:spacing w:before="0" w:after="0" w:line="100" w:lineRule="exact"/>
              <w:rPr>
                <w:sz w:val="10"/>
                <w:szCs w:val="10"/>
              </w:rPr>
            </w:pPr>
          </w:p>
          <w:p w:rsidRPr="00CB549B" w:rsidR="000A54FE" w:rsidP="00FB5781" w:rsidRDefault="000A54FE" w14:paraId="7EA2FF04" w14:textId="77777777">
            <w:pPr>
              <w:pStyle w:val="Intro"/>
              <w:spacing w:before="0" w:after="0"/>
              <w:rPr>
                <w:sz w:val="10"/>
                <w:szCs w:val="10"/>
              </w:rPr>
            </w:pPr>
          </w:p>
        </w:tc>
      </w:tr>
    </w:tbl>
    <w:p w:rsidRPr="00AC6519" w:rsidR="004E21D1" w:rsidP="004E21D1" w:rsidRDefault="00AC6519" w14:paraId="75EF12CE" w14:textId="48B235FD">
      <w:pPr>
        <w:pStyle w:val="H3"/>
        <w:rPr>
          <w:rFonts w:cs="Times New Roman"/>
          <w:b/>
          <w:bCs/>
          <w:noProof w:val="0"/>
          <w:color w:val="0070C0"/>
        </w:rPr>
      </w:pPr>
      <w:bookmarkStart w:name="_Hlk144233985" w:id="0"/>
      <w:r w:rsidRPr="00AC6519">
        <w:rPr>
          <w:rFonts w:cs="Times New Roman"/>
          <w:b/>
          <w:bCs/>
          <w:noProof w:val="0"/>
          <w:color w:val="0070C0"/>
        </w:rPr>
        <w:t xml:space="preserve">Page 1 - </w:t>
      </w:r>
      <w:r w:rsidRPr="00AC6519" w:rsidR="004E21D1">
        <w:rPr>
          <w:rFonts w:cs="Times New Roman"/>
          <w:b/>
          <w:bCs/>
          <w:noProof w:val="0"/>
          <w:color w:val="0070C0"/>
        </w:rPr>
        <w:t>HOME</w:t>
      </w:r>
    </w:p>
    <w:p w:rsidR="00AC6519" w:rsidP="00D475A4" w:rsidRDefault="00AC6519" w14:paraId="2C247561" w14:textId="77777777">
      <w:pPr>
        <w:pStyle w:val="Body"/>
        <w:rPr>
          <w:rFonts w:cs="Times New Roman"/>
        </w:rPr>
      </w:pPr>
    </w:p>
    <w:p w:rsidRPr="00A44BE3" w:rsidR="00A44BE3" w:rsidP="00A44BE3" w:rsidRDefault="00A44BE3" w14:paraId="58432BA1" w14:textId="77777777">
      <w:pPr>
        <w:pStyle w:val="Details"/>
        <w:jc w:val="both"/>
        <w:rPr>
          <w:rFonts w:eastAsia="Century Gothic" w:cs="Times New Roman"/>
          <w:iCs/>
        </w:rPr>
      </w:pPr>
      <w:r w:rsidRPr="00A44BE3">
        <w:rPr>
          <w:rFonts w:eastAsia="Century Gothic" w:cs="Times New Roman"/>
          <w:iCs/>
        </w:rPr>
        <w:t>Erica Franzetti is a leading international arbitrator with extensive experience in international commercial and investor–state arbitration across a wide range of industry sectors, including energy, natural resources, infrastructure, manufacturing, financial services, and technology. Drawing on decades of experience as counsel in complex, high</w:t>
      </w:r>
      <w:r w:rsidRPr="00A44BE3">
        <w:rPr>
          <w:rFonts w:eastAsia="Century Gothic" w:cs="Times New Roman"/>
          <w:iCs/>
        </w:rPr>
        <w:noBreakHyphen/>
        <w:t>value disputes, Erica brings a deep understanding of arbitral strategy, procedure, and advocacy to her work as an arbitrator. She has been involved in proceedings spanning numerous jurisdictions, including Argentina, Brazil, Canada, Chile, Colombia, Croatia, England, Ghana, Hungary, Peru, the Philippines, and the United States.</w:t>
      </w:r>
    </w:p>
    <w:p w:rsidRPr="00A44BE3" w:rsidR="00A44BE3" w:rsidP="00A44BE3" w:rsidRDefault="00A44BE3" w14:paraId="194FFBE3" w14:textId="77777777">
      <w:pPr>
        <w:pStyle w:val="Details"/>
        <w:jc w:val="both"/>
        <w:rPr>
          <w:rFonts w:eastAsia="Century Gothic" w:cs="Times New Roman"/>
          <w:iCs/>
        </w:rPr>
      </w:pPr>
    </w:p>
    <w:p w:rsidRPr="00A44BE3" w:rsidR="00A44BE3" w:rsidP="00A44BE3" w:rsidRDefault="00A44BE3" w14:paraId="23ED9176" w14:textId="77777777">
      <w:pPr>
        <w:pStyle w:val="Details"/>
        <w:jc w:val="both"/>
        <w:rPr>
          <w:rFonts w:eastAsia="Century Gothic" w:cs="Times New Roman"/>
          <w:iCs/>
        </w:rPr>
      </w:pPr>
      <w:r w:rsidRPr="00A44BE3">
        <w:rPr>
          <w:rFonts w:eastAsia="Century Gothic" w:cs="Times New Roman"/>
          <w:iCs/>
        </w:rPr>
        <w:t xml:space="preserve">Erica has served as an arbitrator in both domestic and international commercial disputes, including as chair of arbitral tribunals constituted under various institutional and ad hoc rules. Her experience on all sides of arbitration enables her to manage proceedings efficiently and fairly, with </w:t>
      </w:r>
      <w:proofErr w:type="gramStart"/>
      <w:r w:rsidRPr="00A44BE3">
        <w:rPr>
          <w:rFonts w:eastAsia="Century Gothic" w:cs="Times New Roman"/>
          <w:iCs/>
        </w:rPr>
        <w:t>a practical</w:t>
      </w:r>
      <w:proofErr w:type="gramEnd"/>
      <w:r w:rsidRPr="00A44BE3">
        <w:rPr>
          <w:rFonts w:eastAsia="Century Gothic" w:cs="Times New Roman"/>
          <w:iCs/>
        </w:rPr>
        <w:t xml:space="preserve"> appreciation of the challenges faced by parties and counsel.</w:t>
      </w:r>
    </w:p>
    <w:p w:rsidRPr="00A44BE3" w:rsidR="00A44BE3" w:rsidP="00A44BE3" w:rsidRDefault="00A44BE3" w14:paraId="507DD006" w14:textId="77777777">
      <w:pPr>
        <w:pStyle w:val="Details"/>
        <w:jc w:val="both"/>
        <w:rPr>
          <w:rFonts w:eastAsia="Century Gothic" w:cs="Times New Roman"/>
          <w:iCs/>
        </w:rPr>
      </w:pPr>
    </w:p>
    <w:p w:rsidRPr="00A44BE3" w:rsidR="00A44BE3" w:rsidP="00A44BE3" w:rsidRDefault="00A44BE3" w14:paraId="7789D1DB" w14:textId="77777777">
      <w:pPr>
        <w:pStyle w:val="Body"/>
        <w:jc w:val="both"/>
        <w:rPr>
          <w:rFonts w:eastAsia="Century Gothic" w:cs="Times New Roman"/>
          <w:iCs/>
        </w:rPr>
      </w:pPr>
      <w:r w:rsidRPr="00A44BE3">
        <w:rPr>
          <w:rFonts w:eastAsia="Century Gothic" w:cs="Times New Roman"/>
          <w:iCs/>
        </w:rPr>
        <w:t>While her primary focus is on her work as an arbitrator, Erica continues to provide select counsel services, offering legal assessments and strategic advice at every stage of a dispute—from its inception through award enforcement—drawing on deep familiarity with diverse procedural frameworks and jurisdictions. Her expertise encompasses a broad array of industries and dispute types, including mergers and acquisitions, joint ventures, intellectual property, UN CISG contracts, privatization, telecommunications, power generation, mineral concessions, gas pricing, hotel management, project finance, and construction.</w:t>
      </w:r>
    </w:p>
    <w:p w:rsidRPr="00A44BE3" w:rsidR="00A44BE3" w:rsidP="00A44BE3" w:rsidRDefault="00A44BE3" w14:paraId="7D44C68D" w14:textId="77777777">
      <w:pPr>
        <w:pStyle w:val="Body"/>
        <w:jc w:val="both"/>
        <w:rPr>
          <w:rFonts w:eastAsia="Century Gothic" w:cs="Times New Roman"/>
          <w:iCs/>
        </w:rPr>
      </w:pPr>
      <w:r w:rsidRPr="00A44BE3">
        <w:rPr>
          <w:rFonts w:eastAsia="Century Gothic" w:cs="Times New Roman"/>
          <w:iCs/>
        </w:rPr>
        <w:t>In addition to her arbitral practice, Erica is actively engaged in the academic and professional development of international arbitration. She frequently teaches, publishes, and speaks on arbitration</w:t>
      </w:r>
      <w:r w:rsidRPr="00A44BE3">
        <w:rPr>
          <w:rFonts w:eastAsia="Century Gothic" w:cs="Times New Roman"/>
          <w:iCs/>
        </w:rPr>
        <w:noBreakHyphen/>
        <w:t>related topics, sharing insights drawn from her practical experience and scholarly interests to help advance dialogue and best practices in the field.</w:t>
      </w:r>
    </w:p>
    <w:p w:rsidRPr="00A44BE3" w:rsidR="00A44BE3" w:rsidP="00A44BE3" w:rsidRDefault="00A44BE3" w14:paraId="52820323" w14:textId="77777777">
      <w:pPr>
        <w:pStyle w:val="Body"/>
        <w:jc w:val="both"/>
        <w:rPr>
          <w:rFonts w:eastAsia="Century Gothic" w:cs="Times New Roman"/>
          <w:iCs/>
        </w:rPr>
      </w:pPr>
      <w:r w:rsidRPr="00A44BE3">
        <w:rPr>
          <w:rFonts w:eastAsia="Century Gothic" w:cs="Times New Roman"/>
          <w:iCs/>
        </w:rPr>
        <w:t xml:space="preserve">Before establishing her own practice, Erica practiced for 25 years at leading global law </w:t>
      </w:r>
      <w:proofErr w:type="gramStart"/>
      <w:r w:rsidRPr="00A44BE3">
        <w:rPr>
          <w:rFonts w:eastAsia="Century Gothic" w:cs="Times New Roman"/>
          <w:iCs/>
        </w:rPr>
        <w:t>firms</w:t>
      </w:r>
      <w:proofErr w:type="gramEnd"/>
      <w:r w:rsidRPr="00A44BE3">
        <w:rPr>
          <w:rFonts w:eastAsia="Century Gothic" w:cs="Times New Roman"/>
          <w:iCs/>
        </w:rPr>
        <w:t>. She began her career as a litigator in Brazil, relocated to the United States nearly two decades ago, and spent almost 20 years in Big Law, including nearly a decade as a partner. She is admitted to practice in Washington, D.C., New York, and Brazil, and she works in English, Spanish, and Portuguese.</w:t>
      </w:r>
    </w:p>
    <w:p w:rsidRPr="00AC6519" w:rsidR="00AC6519" w:rsidP="00B1324D" w:rsidRDefault="00AC6519" w14:paraId="4E4555AA" w14:textId="76AACB34">
      <w:pPr>
        <w:pStyle w:val="H3"/>
        <w:rPr>
          <w:rFonts w:cs="Times New Roman"/>
          <w:b/>
          <w:bCs/>
          <w:noProof w:val="0"/>
          <w:color w:val="0070C0"/>
        </w:rPr>
      </w:pPr>
      <w:r>
        <w:rPr>
          <w:rFonts w:cs="Times New Roman"/>
          <w:b/>
          <w:bCs/>
          <w:noProof w:val="0"/>
          <w:color w:val="0070C0"/>
        </w:rPr>
        <w:t xml:space="preserve">PAGE 2 - </w:t>
      </w:r>
      <w:r w:rsidRPr="00AC6519">
        <w:rPr>
          <w:rFonts w:cs="Times New Roman"/>
          <w:b/>
          <w:bCs/>
          <w:noProof w:val="0"/>
          <w:color w:val="0070C0"/>
        </w:rPr>
        <w:t>EXPERIENCE</w:t>
      </w:r>
    </w:p>
    <w:p w:rsidRPr="006C09BB" w:rsidR="00B1324D" w:rsidP="00B1324D" w:rsidRDefault="00B1324D" w14:paraId="018171EF" w14:textId="48A31E4E">
      <w:pPr>
        <w:pStyle w:val="H3"/>
        <w:rPr>
          <w:rFonts w:cs="Times New Roman"/>
          <w:noProof w:val="0"/>
          <w:color w:val="0070C0"/>
        </w:rPr>
      </w:pPr>
      <w:r w:rsidRPr="006C09BB">
        <w:rPr>
          <w:rFonts w:cs="Times New Roman"/>
          <w:noProof w:val="0"/>
          <w:color w:val="0070C0"/>
        </w:rPr>
        <w:t xml:space="preserve">Professional </w:t>
      </w:r>
      <w:r w:rsidR="00AC6519">
        <w:rPr>
          <w:rFonts w:cs="Times New Roman"/>
          <w:noProof w:val="0"/>
          <w:color w:val="0070C0"/>
        </w:rPr>
        <w:t>Background</w:t>
      </w:r>
    </w:p>
    <w:p w:rsidR="00AC6519" w:rsidP="00B1324D" w:rsidRDefault="00AC6519" w14:paraId="70DA2730" w14:textId="16969AC2">
      <w:pPr>
        <w:pStyle w:val="Details"/>
        <w:rPr>
          <w:rFonts w:eastAsia="Century Gothic" w:cs="Times New Roman"/>
          <w:bCs/>
          <w:iCs/>
        </w:rPr>
      </w:pPr>
      <w:r>
        <w:rPr>
          <w:rFonts w:eastAsia="Century Gothic" w:cs="Times New Roman"/>
          <w:bCs/>
          <w:iCs/>
        </w:rPr>
        <w:t>Franzetti Arbitration, Washington, DC, Founder and Princip</w:t>
      </w:r>
      <w:r w:rsidR="00557DB5">
        <w:rPr>
          <w:rFonts w:eastAsia="Century Gothic" w:cs="Times New Roman"/>
          <w:bCs/>
          <w:iCs/>
        </w:rPr>
        <w:t>al</w:t>
      </w:r>
      <w:r>
        <w:rPr>
          <w:rFonts w:eastAsia="Century Gothic" w:cs="Times New Roman"/>
          <w:bCs/>
          <w:iCs/>
        </w:rPr>
        <w:t xml:space="preserve">, </w:t>
      </w:r>
      <w:r w:rsidRPr="007F10FB" w:rsidR="00E740A0">
        <w:rPr>
          <w:rFonts w:eastAsia="Century Gothic" w:cs="Times New Roman"/>
          <w:bCs/>
          <w:iCs/>
        </w:rPr>
        <w:t>Dec</w:t>
      </w:r>
      <w:r w:rsidRPr="007F10FB">
        <w:rPr>
          <w:rFonts w:eastAsia="Century Gothic" w:cs="Times New Roman"/>
          <w:bCs/>
          <w:iCs/>
        </w:rPr>
        <w:t>. 202</w:t>
      </w:r>
      <w:r w:rsidRPr="007F10FB" w:rsidR="00E740A0">
        <w:rPr>
          <w:rFonts w:eastAsia="Century Gothic" w:cs="Times New Roman"/>
          <w:bCs/>
          <w:iCs/>
        </w:rPr>
        <w:t>5</w:t>
      </w:r>
      <w:r>
        <w:rPr>
          <w:rFonts w:eastAsia="Century Gothic" w:cs="Times New Roman"/>
          <w:bCs/>
          <w:iCs/>
        </w:rPr>
        <w:t xml:space="preserve"> – Present </w:t>
      </w:r>
    </w:p>
    <w:p w:rsidRPr="00DF6242" w:rsidR="00B1324D" w:rsidP="00B1324D" w:rsidRDefault="00B1324D" w14:paraId="361172EE" w14:textId="34CE7E90">
      <w:pPr>
        <w:pStyle w:val="Details"/>
        <w:rPr>
          <w:rFonts w:eastAsia="Century Gothic" w:cs="Times New Roman"/>
          <w:bCs/>
          <w:iCs/>
        </w:rPr>
      </w:pPr>
      <w:r w:rsidRPr="00DF6242">
        <w:rPr>
          <w:rFonts w:eastAsia="Century Gothic" w:cs="Times New Roman"/>
          <w:bCs/>
          <w:iCs/>
        </w:rPr>
        <w:t xml:space="preserve">King &amp; Spalding LLP, </w:t>
      </w:r>
      <w:r w:rsidRPr="00DF6242">
        <w:rPr>
          <w:rFonts w:cs="Times New Roman"/>
          <w:bCs/>
          <w:iCs/>
        </w:rPr>
        <w:t>Washington</w:t>
      </w:r>
      <w:r w:rsidRPr="00DF6242">
        <w:rPr>
          <w:rFonts w:eastAsia="Century Gothic" w:cs="Times New Roman"/>
          <w:bCs/>
          <w:iCs/>
        </w:rPr>
        <w:t>, DC and Miami</w:t>
      </w:r>
      <w:r w:rsidRPr="00DF6242" w:rsidR="00DF6242">
        <w:rPr>
          <w:rFonts w:eastAsia="Century Gothic" w:cs="Times New Roman"/>
          <w:bCs/>
          <w:iCs/>
        </w:rPr>
        <w:t>, P</w:t>
      </w:r>
      <w:r w:rsidRPr="00DF6242">
        <w:rPr>
          <w:rFonts w:eastAsia="Century Gothic" w:cs="Times New Roman"/>
          <w:bCs/>
          <w:iCs/>
        </w:rPr>
        <w:t xml:space="preserve">artner, Sept. </w:t>
      </w:r>
      <w:r w:rsidRPr="00DF6242">
        <w:rPr>
          <w:rFonts w:cs="Times New Roman"/>
          <w:bCs/>
          <w:iCs/>
        </w:rPr>
        <w:t>2021</w:t>
      </w:r>
      <w:r w:rsidRPr="00DF6242">
        <w:rPr>
          <w:rFonts w:eastAsia="Century Gothic" w:cs="Times New Roman"/>
          <w:bCs/>
          <w:iCs/>
        </w:rPr>
        <w:t xml:space="preserve"> – </w:t>
      </w:r>
      <w:r w:rsidR="004E21D1">
        <w:rPr>
          <w:rFonts w:eastAsia="Century Gothic" w:cs="Times New Roman"/>
          <w:bCs/>
          <w:iCs/>
        </w:rPr>
        <w:t>Dec. 2025</w:t>
      </w:r>
    </w:p>
    <w:p w:rsidRPr="00DF6242" w:rsidR="00B1324D" w:rsidP="0095143D" w:rsidRDefault="00B1324D" w14:paraId="5A3C35BF" w14:textId="27CBE4A1">
      <w:pPr>
        <w:pStyle w:val="Details"/>
        <w:rPr>
          <w:rFonts w:eastAsia="Century Gothic" w:cs="Times New Roman"/>
          <w:bCs/>
          <w:iCs/>
        </w:rPr>
      </w:pPr>
      <w:r w:rsidRPr="00DF6242">
        <w:rPr>
          <w:rFonts w:eastAsia="Century Gothic" w:cs="Times New Roman"/>
          <w:bCs/>
          <w:iCs/>
        </w:rPr>
        <w:t>Dechert LLP, Washington, DC</w:t>
      </w:r>
      <w:r w:rsidRPr="00DF6242" w:rsidR="00DF6242">
        <w:rPr>
          <w:rFonts w:eastAsia="Century Gothic" w:cs="Times New Roman"/>
          <w:bCs/>
          <w:iCs/>
        </w:rPr>
        <w:t xml:space="preserve">, </w:t>
      </w:r>
      <w:r w:rsidRPr="00DF6242">
        <w:rPr>
          <w:rFonts w:eastAsia="Century Gothic" w:cs="Times New Roman"/>
          <w:bCs/>
          <w:iCs/>
        </w:rPr>
        <w:t xml:space="preserve">Partner, </w:t>
      </w:r>
      <w:r w:rsidR="004E21D1">
        <w:rPr>
          <w:rFonts w:eastAsia="Century Gothic" w:cs="Times New Roman"/>
          <w:bCs/>
          <w:iCs/>
        </w:rPr>
        <w:t>Sept</w:t>
      </w:r>
      <w:r w:rsidRPr="00DF6242">
        <w:rPr>
          <w:rFonts w:eastAsia="Century Gothic" w:cs="Times New Roman"/>
          <w:bCs/>
          <w:iCs/>
        </w:rPr>
        <w:t>. 20</w:t>
      </w:r>
      <w:r w:rsidR="004E21D1">
        <w:rPr>
          <w:rFonts w:eastAsia="Century Gothic" w:cs="Times New Roman"/>
          <w:bCs/>
          <w:iCs/>
        </w:rPr>
        <w:t>15</w:t>
      </w:r>
      <w:r w:rsidRPr="00DF6242">
        <w:rPr>
          <w:rFonts w:eastAsia="Century Gothic" w:cs="Times New Roman"/>
          <w:bCs/>
          <w:iCs/>
        </w:rPr>
        <w:t xml:space="preserve"> – Sept. 2021</w:t>
      </w:r>
    </w:p>
    <w:p w:rsidRPr="00DF6242" w:rsidR="00B1324D" w:rsidP="0095143D" w:rsidRDefault="00B1324D" w14:paraId="2647A457" w14:textId="374DD461">
      <w:pPr>
        <w:pStyle w:val="Details"/>
        <w:rPr>
          <w:rFonts w:eastAsia="Century Gothic" w:cs="Times New Roman"/>
          <w:bCs/>
          <w:iCs/>
        </w:rPr>
      </w:pPr>
      <w:r w:rsidRPr="00DF6242">
        <w:rPr>
          <w:rFonts w:eastAsia="Century Gothic" w:cs="Times New Roman"/>
          <w:bCs/>
          <w:iCs/>
        </w:rPr>
        <w:t>Weil, Gotshal &amp; Manges LLP, Washington, DC</w:t>
      </w:r>
      <w:r w:rsidRPr="00DF6242" w:rsidR="00DF6242">
        <w:rPr>
          <w:rFonts w:eastAsia="Century Gothic" w:cs="Times New Roman"/>
          <w:bCs/>
          <w:iCs/>
        </w:rPr>
        <w:t xml:space="preserve">, </w:t>
      </w:r>
      <w:r w:rsidRPr="00DF6242">
        <w:rPr>
          <w:rFonts w:eastAsia="Century Gothic" w:cs="Times New Roman"/>
          <w:bCs/>
          <w:iCs/>
        </w:rPr>
        <w:t xml:space="preserve">Associate, Jul. 2012 – Sept. 2015 </w:t>
      </w:r>
    </w:p>
    <w:p w:rsidRPr="00DF6242" w:rsidR="00B1324D" w:rsidP="0095143D" w:rsidRDefault="00B1324D" w14:paraId="0809998F" w14:textId="7B7A6E14">
      <w:pPr>
        <w:pStyle w:val="Details"/>
        <w:rPr>
          <w:rFonts w:eastAsia="Century Gothic" w:cs="Times New Roman"/>
          <w:bCs/>
          <w:iCs/>
        </w:rPr>
      </w:pPr>
      <w:r w:rsidRPr="00DF6242">
        <w:rPr>
          <w:rFonts w:eastAsia="Century Gothic" w:cs="Times New Roman"/>
          <w:bCs/>
          <w:iCs/>
        </w:rPr>
        <w:t>Crowell &amp; Moring LLP, Washington, DC</w:t>
      </w:r>
      <w:r w:rsidRPr="00DF6242" w:rsidR="00DF6242">
        <w:rPr>
          <w:rFonts w:eastAsia="Century Gothic" w:cs="Times New Roman"/>
          <w:bCs/>
          <w:iCs/>
        </w:rPr>
        <w:t xml:space="preserve">, </w:t>
      </w:r>
      <w:r w:rsidRPr="00DF6242">
        <w:rPr>
          <w:rFonts w:eastAsia="Century Gothic" w:cs="Times New Roman"/>
          <w:bCs/>
          <w:iCs/>
        </w:rPr>
        <w:t>Associate, Sept. 2008 – Jul. 2012</w:t>
      </w:r>
    </w:p>
    <w:p w:rsidRPr="00DF6242" w:rsidR="00B1324D" w:rsidP="0095143D" w:rsidRDefault="00B1324D" w14:paraId="7A8B3F07" w14:textId="546B77D6">
      <w:pPr>
        <w:pStyle w:val="Details"/>
        <w:rPr>
          <w:rFonts w:eastAsia="Century Gothic" w:cs="Times New Roman"/>
          <w:bCs/>
          <w:iCs/>
          <w:lang w:val="pt-BR"/>
        </w:rPr>
      </w:pPr>
      <w:r w:rsidRPr="00DF6242">
        <w:rPr>
          <w:rFonts w:eastAsia="Century Gothic" w:cs="Times New Roman"/>
          <w:bCs/>
          <w:iCs/>
          <w:lang w:val="pt-BR"/>
        </w:rPr>
        <w:t xml:space="preserve">Wald &amp; Advogados Associados, São Paulo, </w:t>
      </w:r>
      <w:r w:rsidR="00424AD7">
        <w:rPr>
          <w:rFonts w:eastAsia="Century Gothic" w:cs="Times New Roman"/>
          <w:bCs/>
          <w:iCs/>
          <w:lang w:val="pt-BR"/>
        </w:rPr>
        <w:t xml:space="preserve">Brazil, </w:t>
      </w:r>
      <w:r w:rsidRPr="00DF6242">
        <w:rPr>
          <w:rFonts w:eastAsia="Century Gothic" w:cs="Times New Roman"/>
          <w:bCs/>
          <w:iCs/>
          <w:lang w:val="pt-BR"/>
        </w:rPr>
        <w:t>Associate, Jul. 2001 – Sept. 2006</w:t>
      </w:r>
    </w:p>
    <w:p w:rsidRPr="004349AF" w:rsidR="00B1324D" w:rsidP="0095143D" w:rsidRDefault="00B1324D" w14:paraId="01FAE835" w14:textId="64FB7069">
      <w:pPr>
        <w:pStyle w:val="Details"/>
        <w:rPr>
          <w:rFonts w:eastAsia="Century Gothic" w:cs="Times New Roman"/>
          <w:bCs/>
          <w:iCs/>
        </w:rPr>
      </w:pPr>
      <w:proofErr w:type="spellStart"/>
      <w:r w:rsidRPr="004349AF">
        <w:rPr>
          <w:rFonts w:eastAsia="Century Gothic" w:cs="Times New Roman"/>
          <w:bCs/>
          <w:iCs/>
        </w:rPr>
        <w:t>Dinamarco</w:t>
      </w:r>
      <w:proofErr w:type="spellEnd"/>
      <w:r w:rsidRPr="004349AF">
        <w:rPr>
          <w:rFonts w:eastAsia="Century Gothic" w:cs="Times New Roman"/>
          <w:bCs/>
          <w:iCs/>
        </w:rPr>
        <w:t xml:space="preserve"> &amp; Rossi Advocacia, São Paulo, Associate, Dec. 2000 – Jul. 2001, Intern, Jul. 1997 – Nov. 2000</w:t>
      </w:r>
    </w:p>
    <w:p w:rsidRPr="006C09BB" w:rsidR="00DF6242" w:rsidP="00DF6242" w:rsidRDefault="00DF6242" w14:paraId="04173157" w14:textId="3F8138E2">
      <w:pPr>
        <w:pStyle w:val="H3"/>
        <w:rPr>
          <w:rFonts w:ascii="Avenir Book" w:hAnsi="Avenir Book" w:eastAsia="Century Gothic" w:cs="Baghdad"/>
          <w:color w:val="0070C0"/>
        </w:rPr>
      </w:pPr>
      <w:r w:rsidRPr="006C09BB">
        <w:rPr>
          <w:rFonts w:cs="Times New Roman"/>
          <w:noProof w:val="0"/>
          <w:color w:val="0070C0"/>
        </w:rPr>
        <w:t>TEACHING EXPERIENCE</w:t>
      </w:r>
    </w:p>
    <w:p w:rsidRPr="00DF6242" w:rsidR="00DF6242" w:rsidP="00DF6242" w:rsidRDefault="00DF6242" w14:paraId="08CC7EB2" w14:textId="46C367BC">
      <w:pPr>
        <w:pStyle w:val="Details"/>
        <w:rPr>
          <w:rFonts w:eastAsia="Century Gothic" w:cs="Times New Roman"/>
          <w:iCs/>
        </w:rPr>
      </w:pPr>
      <w:r w:rsidRPr="00DF6242">
        <w:rPr>
          <w:rFonts w:eastAsia="Century Gothic" w:cs="Times New Roman"/>
          <w:iCs/>
        </w:rPr>
        <w:t>University of Miam</w:t>
      </w:r>
      <w:r w:rsidR="00557DB5">
        <w:rPr>
          <w:rFonts w:eastAsia="Century Gothic" w:cs="Times New Roman"/>
          <w:iCs/>
        </w:rPr>
        <w:t>i</w:t>
      </w:r>
      <w:r w:rsidRPr="00DF6242">
        <w:rPr>
          <w:rFonts w:eastAsia="Century Gothic" w:cs="Times New Roman"/>
          <w:iCs/>
        </w:rPr>
        <w:t xml:space="preserve">, Adjunct Professor, </w:t>
      </w:r>
      <w:r w:rsidRPr="00DF6242" w:rsidR="006C09BB">
        <w:rPr>
          <w:rFonts w:eastAsia="Century Gothic" w:cs="Times New Roman"/>
          <w:iCs/>
        </w:rPr>
        <w:t>International Arbitration in the Energy Sector</w:t>
      </w:r>
      <w:r w:rsidR="006C09BB">
        <w:rPr>
          <w:rFonts w:eastAsia="Century Gothic" w:cs="Times New Roman"/>
          <w:iCs/>
        </w:rPr>
        <w:t xml:space="preserve">, </w:t>
      </w:r>
      <w:r w:rsidRPr="00DF6242">
        <w:rPr>
          <w:rFonts w:eastAsia="Century Gothic" w:cs="Times New Roman"/>
          <w:iCs/>
        </w:rPr>
        <w:t>2024</w:t>
      </w:r>
      <w:r w:rsidR="007B42CE">
        <w:rPr>
          <w:rFonts w:eastAsia="Century Gothic" w:cs="Times New Roman"/>
          <w:iCs/>
        </w:rPr>
        <w:t>-202</w:t>
      </w:r>
      <w:r w:rsidR="00AC6519">
        <w:rPr>
          <w:rFonts w:eastAsia="Century Gothic" w:cs="Times New Roman"/>
          <w:iCs/>
        </w:rPr>
        <w:t>5</w:t>
      </w:r>
      <w:r w:rsidRPr="00DF6242">
        <w:rPr>
          <w:rFonts w:eastAsia="Century Gothic" w:cs="Times New Roman"/>
          <w:iCs/>
        </w:rPr>
        <w:t xml:space="preserve"> </w:t>
      </w:r>
    </w:p>
    <w:p w:rsidRPr="006C09BB" w:rsidR="00DF6242" w:rsidP="006C09BB" w:rsidRDefault="00DF6242" w14:paraId="353A98FB" w14:textId="51A4F2A1">
      <w:pPr>
        <w:pStyle w:val="BulletList"/>
        <w:numPr>
          <w:ilvl w:val="0"/>
          <w:numId w:val="0"/>
        </w:numPr>
        <w:ind w:left="360" w:hanging="360"/>
        <w:rPr>
          <w:rFonts w:eastAsia="Century Gothic" w:cs="Times New Roman"/>
          <w:iCs/>
        </w:rPr>
      </w:pPr>
      <w:r w:rsidRPr="006C09BB">
        <w:rPr>
          <w:rFonts w:eastAsia="Century Gothic" w:cs="Times New Roman"/>
          <w:iCs/>
        </w:rPr>
        <w:t xml:space="preserve">Georgetown University Law Center, Adjunct Professor, </w:t>
      </w:r>
      <w:r w:rsidRPr="00DF6242" w:rsidR="006C09BB">
        <w:rPr>
          <w:rFonts w:eastAsia="Century Gothic" w:cs="Times New Roman"/>
          <w:iCs/>
        </w:rPr>
        <w:t xml:space="preserve">Investor-State Dispute </w:t>
      </w:r>
      <w:r w:rsidRPr="00DF6242" w:rsidR="006C09BB">
        <w:rPr>
          <w:rFonts w:cs="Times New Roman"/>
          <w:iCs/>
        </w:rPr>
        <w:t>Resolution</w:t>
      </w:r>
      <w:r w:rsidR="006C09BB">
        <w:rPr>
          <w:rFonts w:eastAsia="Century Gothic" w:cs="Times New Roman"/>
          <w:iCs/>
        </w:rPr>
        <w:t xml:space="preserve">, </w:t>
      </w:r>
      <w:r w:rsidRPr="006C09BB">
        <w:rPr>
          <w:rFonts w:eastAsia="Century Gothic" w:cs="Times New Roman"/>
          <w:iCs/>
        </w:rPr>
        <w:t>2017-202</w:t>
      </w:r>
      <w:r w:rsidR="00AC6519">
        <w:rPr>
          <w:rFonts w:eastAsia="Century Gothic" w:cs="Times New Roman"/>
          <w:iCs/>
        </w:rPr>
        <w:t>2</w:t>
      </w:r>
    </w:p>
    <w:p w:rsidRPr="006C09BB" w:rsidR="00E85C3F" w:rsidP="00612DB0" w:rsidRDefault="00E85C3F" w14:paraId="0BECDE91" w14:textId="6BDF9EB2">
      <w:pPr>
        <w:pStyle w:val="H3"/>
        <w:rPr>
          <w:color w:val="0070C0"/>
        </w:rPr>
      </w:pPr>
      <w:r w:rsidRPr="006C09BB">
        <w:rPr>
          <w:color w:val="0070C0"/>
        </w:rPr>
        <w:t>EDUCATION</w:t>
      </w:r>
    </w:p>
    <w:p w:rsidRPr="00DF6242" w:rsidR="00E85C3F" w:rsidP="00D475A4" w:rsidRDefault="00E85C3F" w14:paraId="192317C0" w14:textId="11F04561">
      <w:pPr>
        <w:pStyle w:val="Details"/>
        <w:rPr>
          <w:rFonts w:cs="Times New Roman"/>
        </w:rPr>
      </w:pPr>
      <w:r w:rsidRPr="00DF6242">
        <w:rPr>
          <w:rFonts w:cs="Times New Roman"/>
        </w:rPr>
        <w:t>LL.M., Georgetown University</w:t>
      </w:r>
      <w:r w:rsidRPr="00DF6242" w:rsidR="00EA488D">
        <w:rPr>
          <w:rFonts w:cs="Times New Roman"/>
        </w:rPr>
        <w:t xml:space="preserve"> Law Center</w:t>
      </w:r>
      <w:r w:rsidRPr="00DF6242" w:rsidR="005B3863">
        <w:rPr>
          <w:rFonts w:cs="Times New Roman"/>
        </w:rPr>
        <w:t>, Dean’s List</w:t>
      </w:r>
      <w:r w:rsidRPr="00DF6242" w:rsidR="00EA488D">
        <w:rPr>
          <w:rFonts w:cs="Times New Roman"/>
        </w:rPr>
        <w:t xml:space="preserve"> </w:t>
      </w:r>
      <w:r w:rsidRPr="00DF6242" w:rsidR="00AF207F">
        <w:rPr>
          <w:rFonts w:cs="Times New Roman"/>
        </w:rPr>
        <w:t>(2008)</w:t>
      </w:r>
    </w:p>
    <w:p w:rsidRPr="00DF6242" w:rsidR="00AF207F" w:rsidP="00D475A4" w:rsidRDefault="00AF207F" w14:paraId="776BA8AE" w14:textId="6201A5AA">
      <w:pPr>
        <w:pStyle w:val="Details"/>
        <w:rPr>
          <w:rFonts w:cs="Times New Roman"/>
        </w:rPr>
      </w:pPr>
      <w:bookmarkStart w:name="_Hlk130639128" w:id="1"/>
      <w:r w:rsidRPr="00DF6242">
        <w:rPr>
          <w:rFonts w:cs="Times New Roman"/>
        </w:rPr>
        <w:t>Specialization, Business and Economics Law, Getúlio Vargas</w:t>
      </w:r>
      <w:r w:rsidRPr="00DF6242" w:rsidR="001A4BC6">
        <w:rPr>
          <w:rFonts w:cs="Times New Roman"/>
        </w:rPr>
        <w:t xml:space="preserve"> Foundation</w:t>
      </w:r>
      <w:r w:rsidRPr="00DF6242">
        <w:rPr>
          <w:rFonts w:cs="Times New Roman"/>
        </w:rPr>
        <w:t xml:space="preserve"> (2006)</w:t>
      </w:r>
    </w:p>
    <w:bookmarkEnd w:id="1"/>
    <w:p w:rsidRPr="00DF6242" w:rsidR="00AF207F" w:rsidP="00D475A4" w:rsidRDefault="00AF207F" w14:paraId="3B4A9913" w14:textId="77777777">
      <w:pPr>
        <w:pStyle w:val="Details"/>
        <w:rPr>
          <w:rFonts w:cs="Times New Roman"/>
        </w:rPr>
      </w:pPr>
      <w:r w:rsidRPr="00DF6242">
        <w:rPr>
          <w:rFonts w:cs="Times New Roman"/>
        </w:rPr>
        <w:t>LL.B., University of São Paulo, Law School (2000)</w:t>
      </w:r>
    </w:p>
    <w:p w:rsidRPr="006C09BB" w:rsidR="00E85C3F" w:rsidP="00612DB0" w:rsidRDefault="00E85C3F" w14:paraId="718D053E" w14:textId="1C6316BD">
      <w:pPr>
        <w:pStyle w:val="H3"/>
        <w:rPr>
          <w:color w:val="0070C0"/>
        </w:rPr>
      </w:pPr>
      <w:r w:rsidRPr="006C09BB">
        <w:rPr>
          <w:color w:val="0070C0"/>
        </w:rPr>
        <w:t>ADMISSIONS</w:t>
      </w:r>
    </w:p>
    <w:p w:rsidR="007F10FB" w:rsidP="00D475A4" w:rsidRDefault="00E85C3F" w14:paraId="1F538205" w14:textId="77777777">
      <w:pPr>
        <w:pStyle w:val="Details"/>
        <w:rPr>
          <w:rFonts w:cs="Times New Roman"/>
        </w:rPr>
      </w:pPr>
      <w:r w:rsidRPr="00DF6242">
        <w:rPr>
          <w:rFonts w:cs="Times New Roman"/>
        </w:rPr>
        <w:t>District of Columbia</w:t>
      </w:r>
    </w:p>
    <w:p w:rsidR="00B952C8" w:rsidP="00D475A4" w:rsidRDefault="00D74C42" w14:paraId="2F8F4540" w14:textId="202750CD">
      <w:pPr>
        <w:pStyle w:val="Details"/>
        <w:rPr>
          <w:rFonts w:cs="Times New Roman"/>
        </w:rPr>
      </w:pPr>
      <w:r>
        <w:rPr>
          <w:rFonts w:cs="Times New Roman"/>
        </w:rPr>
        <w:t>New York</w:t>
      </w:r>
    </w:p>
    <w:p w:rsidRPr="00DF6242" w:rsidR="00E85C3F" w:rsidP="00D475A4" w:rsidRDefault="00D74C42" w14:paraId="4A0F222B" w14:textId="095237FA">
      <w:pPr>
        <w:pStyle w:val="Details"/>
        <w:rPr>
          <w:rFonts w:cs="Times New Roman"/>
        </w:rPr>
      </w:pPr>
      <w:r>
        <w:rPr>
          <w:rFonts w:cs="Times New Roman"/>
        </w:rPr>
        <w:t>Brazil</w:t>
      </w:r>
    </w:p>
    <w:p w:rsidRPr="006C09BB" w:rsidR="00E85C3F" w:rsidP="00154D44" w:rsidRDefault="00E85C3F" w14:paraId="1C17026B" w14:textId="77777777">
      <w:pPr>
        <w:pStyle w:val="H3"/>
        <w:rPr>
          <w:color w:val="0070C0"/>
        </w:rPr>
      </w:pPr>
      <w:r w:rsidRPr="006C09BB">
        <w:rPr>
          <w:color w:val="0070C0"/>
        </w:rPr>
        <w:t>LANGUAGES</w:t>
      </w:r>
    </w:p>
    <w:p w:rsidRPr="00581EB7" w:rsidR="00EA488D" w:rsidP="00154D44" w:rsidRDefault="00EA488D" w14:paraId="5C8028BA" w14:textId="46E1B9A5">
      <w:pPr>
        <w:pStyle w:val="Details"/>
        <w:rPr>
          <w:rFonts w:cs="Times New Roman"/>
        </w:rPr>
      </w:pPr>
      <w:r w:rsidRPr="00581EB7">
        <w:rPr>
          <w:rFonts w:cs="Times New Roman"/>
        </w:rPr>
        <w:t>English</w:t>
      </w:r>
    </w:p>
    <w:p w:rsidRPr="00581EB7" w:rsidR="00E85C3F" w:rsidP="00154D44" w:rsidRDefault="00E85C3F" w14:paraId="39C48A81" w14:textId="6FDBC0CB">
      <w:pPr>
        <w:pStyle w:val="Details"/>
        <w:rPr>
          <w:rFonts w:cs="Times New Roman"/>
        </w:rPr>
      </w:pPr>
      <w:r w:rsidRPr="00581EB7">
        <w:rPr>
          <w:rFonts w:cs="Times New Roman"/>
        </w:rPr>
        <w:t>Portuguese</w:t>
      </w:r>
    </w:p>
    <w:p w:rsidR="00E85C3F" w:rsidP="00154D44" w:rsidRDefault="00E85C3F" w14:paraId="44025A38" w14:textId="77777777">
      <w:pPr>
        <w:pStyle w:val="Details"/>
        <w:rPr>
          <w:rFonts w:cs="Times New Roman"/>
        </w:rPr>
      </w:pPr>
      <w:r w:rsidRPr="00581EB7">
        <w:rPr>
          <w:rFonts w:cs="Times New Roman"/>
        </w:rPr>
        <w:t>Spanish</w:t>
      </w:r>
    </w:p>
    <w:p w:rsidR="004E21D1" w:rsidP="00154D44" w:rsidRDefault="004E21D1" w14:paraId="525B6C48" w14:textId="77777777">
      <w:pPr>
        <w:pStyle w:val="Details"/>
        <w:rPr>
          <w:rFonts w:cs="Times New Roman"/>
        </w:rPr>
      </w:pPr>
    </w:p>
    <w:p w:rsidRPr="00581EB7" w:rsidR="00AC6519" w:rsidP="00154D44" w:rsidRDefault="00AC6519" w14:paraId="03F6B45F" w14:textId="5102EC0A">
      <w:pPr>
        <w:pStyle w:val="Details"/>
        <w:rPr>
          <w:rFonts w:cs="Times New Roman"/>
        </w:rPr>
      </w:pPr>
    </w:p>
    <w:p w:rsidRPr="00AC6519" w:rsidR="00AC6519" w:rsidP="00AC6519" w:rsidRDefault="004C6BCE" w14:paraId="175DA128" w14:textId="42C5BD20">
      <w:pPr>
        <w:pStyle w:val="H3"/>
        <w:rPr>
          <w:b/>
          <w:bCs/>
          <w:color w:val="0070C0"/>
        </w:rPr>
      </w:pPr>
      <w:r>
        <w:rPr>
          <w:b/>
          <w:bCs/>
          <w:color w:val="0070C0"/>
        </w:rPr>
        <w:t xml:space="preserve">Page 3 - </w:t>
      </w:r>
      <w:r w:rsidRPr="00AC6519" w:rsidR="00AC6519">
        <w:rPr>
          <w:b/>
          <w:bCs/>
          <w:color w:val="0070C0"/>
        </w:rPr>
        <w:t>CASES</w:t>
      </w:r>
    </w:p>
    <w:p w:rsidRPr="006C09BB" w:rsidR="00AC6519" w:rsidP="00AC6519" w:rsidRDefault="00AC6519" w14:paraId="65211337" w14:textId="43225682">
      <w:pPr>
        <w:pStyle w:val="H3"/>
        <w:rPr>
          <w:color w:val="0070C0"/>
        </w:rPr>
      </w:pPr>
      <w:r w:rsidRPr="006C09BB">
        <w:rPr>
          <w:color w:val="0070C0"/>
        </w:rPr>
        <w:t xml:space="preserve">arbitrator </w:t>
      </w:r>
      <w:r>
        <w:rPr>
          <w:rFonts w:cs="Times New Roman"/>
          <w:noProof w:val="0"/>
          <w:color w:val="0070C0"/>
        </w:rPr>
        <w:t>Appointments</w:t>
      </w:r>
    </w:p>
    <w:p w:rsidR="00AC6519" w:rsidP="00AC6519" w:rsidRDefault="00AC6519" w14:paraId="40EB0530" w14:textId="77777777">
      <w:pPr>
        <w:pStyle w:val="BulletList"/>
        <w:spacing w:line="300" w:lineRule="exact"/>
        <w:rPr>
          <w:rFonts w:cs="Times New Roman"/>
        </w:rPr>
      </w:pPr>
      <w:r>
        <w:rPr>
          <w:rFonts w:cs="Times New Roman"/>
        </w:rPr>
        <w:t>Co-arbitrator in a construction dispute involving a concession agreement for the development of a highway project in a Latin American State (ICDR).</w:t>
      </w:r>
    </w:p>
    <w:p w:rsidR="00AC6519" w:rsidP="00AC6519" w:rsidRDefault="00AC6519" w14:paraId="1332E4F9" w14:textId="77777777">
      <w:pPr>
        <w:pStyle w:val="BulletList"/>
        <w:spacing w:line="300" w:lineRule="exact"/>
        <w:rPr>
          <w:rFonts w:cs="Times New Roman"/>
        </w:rPr>
      </w:pPr>
      <w:r>
        <w:rPr>
          <w:rFonts w:cs="Times New Roman"/>
        </w:rPr>
        <w:t>Co-arbitrator in a commercial dispute between two multinational companies concerning the purchase of electric vehicle charging equipment governed by the laws of Delaware (ICDR).</w:t>
      </w:r>
    </w:p>
    <w:p w:rsidR="00AC6519" w:rsidP="00AC6519" w:rsidRDefault="00AC6519" w14:paraId="2286D277" w14:textId="77777777">
      <w:pPr>
        <w:pStyle w:val="BulletList"/>
        <w:spacing w:line="300" w:lineRule="exact"/>
        <w:rPr>
          <w:rFonts w:cs="Times New Roman"/>
        </w:rPr>
      </w:pPr>
      <w:r>
        <w:rPr>
          <w:rFonts w:cs="Times New Roman"/>
        </w:rPr>
        <w:t>Co-arbitrator in a construction dispute involving a concession agreement for the development of an infrastructure project in Latin America (ICDR).</w:t>
      </w:r>
    </w:p>
    <w:p w:rsidRPr="00A2608A" w:rsidR="00AC6519" w:rsidP="00AC6519" w:rsidRDefault="00AC6519" w14:paraId="2944E6F0" w14:textId="77777777">
      <w:pPr>
        <w:pStyle w:val="BulletList"/>
        <w:spacing w:line="300" w:lineRule="exact"/>
        <w:rPr>
          <w:rFonts w:cs="Times New Roman"/>
        </w:rPr>
      </w:pPr>
      <w:r w:rsidRPr="00A2608A">
        <w:rPr>
          <w:rFonts w:cs="Times New Roman"/>
        </w:rPr>
        <w:t xml:space="preserve">Arbitrator in a commercial arbitration between an American company and a Thai company involving a distribution agreement governed by the laws of the </w:t>
      </w:r>
      <w:r>
        <w:rPr>
          <w:rFonts w:cs="Times New Roman"/>
        </w:rPr>
        <w:t>S</w:t>
      </w:r>
      <w:r w:rsidRPr="00A2608A">
        <w:rPr>
          <w:rFonts w:cs="Times New Roman"/>
        </w:rPr>
        <w:t xml:space="preserve">tate of Maryland (ICDR). </w:t>
      </w:r>
    </w:p>
    <w:p w:rsidRPr="00A2608A" w:rsidR="00AC6519" w:rsidP="00AC6519" w:rsidRDefault="00AC6519" w14:paraId="535C5882" w14:textId="77777777">
      <w:pPr>
        <w:pStyle w:val="BulletList"/>
        <w:rPr>
          <w:rFonts w:cs="Times New Roman"/>
        </w:rPr>
      </w:pPr>
      <w:r w:rsidRPr="00A2608A">
        <w:rPr>
          <w:rFonts w:cs="Times New Roman"/>
        </w:rPr>
        <w:t xml:space="preserve">Co-arbitrator on a panel to resolve a challenge to an arbitrator in a commercial arbitration involving a corporate dispute related to a major oil company in Brazil (Câmara do Mercado B3). </w:t>
      </w:r>
    </w:p>
    <w:p w:rsidRPr="00A2608A" w:rsidR="00AC6519" w:rsidP="00AC6519" w:rsidRDefault="00AC6519" w14:paraId="18BC4C78" w14:textId="77777777">
      <w:pPr>
        <w:pStyle w:val="BulletList"/>
        <w:rPr>
          <w:rFonts w:cs="Times New Roman"/>
        </w:rPr>
      </w:pPr>
      <w:r w:rsidRPr="00A2608A">
        <w:rPr>
          <w:rFonts w:cs="Times New Roman"/>
        </w:rPr>
        <w:t>Co-arbitrator in a commercial arbitration involving a food producer in the United States and a Peruvian company involving a supply contract governed by Peruvian law (ICDR).</w:t>
      </w:r>
    </w:p>
    <w:p w:rsidRPr="00A2608A" w:rsidR="00AC6519" w:rsidP="00AC6519" w:rsidRDefault="00AC6519" w14:paraId="0ACE57E3" w14:textId="77777777">
      <w:pPr>
        <w:pStyle w:val="BulletList"/>
        <w:rPr>
          <w:rFonts w:cs="Times New Roman"/>
        </w:rPr>
      </w:pPr>
      <w:r w:rsidRPr="00A2608A">
        <w:rPr>
          <w:rFonts w:cs="Times New Roman"/>
        </w:rPr>
        <w:t xml:space="preserve">Co-arbitrator in a dispute between a Mexican and an American company concerning the sale of an oilfield equipment governed by the laws of the </w:t>
      </w:r>
      <w:r>
        <w:rPr>
          <w:rFonts w:cs="Times New Roman"/>
        </w:rPr>
        <w:t>S</w:t>
      </w:r>
      <w:r w:rsidRPr="00A2608A">
        <w:rPr>
          <w:rFonts w:cs="Times New Roman"/>
        </w:rPr>
        <w:t xml:space="preserve">tate of Texas (ICDR). </w:t>
      </w:r>
    </w:p>
    <w:p w:rsidRPr="00A2608A" w:rsidR="00AC6519" w:rsidP="00AC6519" w:rsidRDefault="00AC6519" w14:paraId="290E4D19" w14:textId="77777777">
      <w:pPr>
        <w:pStyle w:val="BulletList"/>
        <w:rPr>
          <w:rFonts w:cs="Times New Roman"/>
        </w:rPr>
      </w:pPr>
      <w:r w:rsidRPr="00A2608A">
        <w:rPr>
          <w:rFonts w:cs="Times New Roman"/>
        </w:rPr>
        <w:t>President of an arbitral tribunal in a dispute between a Brazilian company and a North American company concerning the breach of a distribution agreement governed by the laws of the State of Florida (CAM).</w:t>
      </w:r>
    </w:p>
    <w:p w:rsidR="00AC6519" w:rsidP="00AC6519" w:rsidRDefault="00AC6519" w14:paraId="24B08350" w14:textId="77777777">
      <w:pPr>
        <w:pStyle w:val="BulletList"/>
        <w:rPr>
          <w:rFonts w:cs="Times New Roman"/>
        </w:rPr>
      </w:pPr>
      <w:r w:rsidRPr="00A2608A">
        <w:rPr>
          <w:rFonts w:cs="Times New Roman"/>
        </w:rPr>
        <w:t xml:space="preserve">Co-arbitrator in a dispute between a Swiss and an American company concerning the breach of a sales agreement governed by the laws of the State of Florida (ICDR). </w:t>
      </w:r>
    </w:p>
    <w:p w:rsidR="00AC6519" w:rsidP="00AC6519" w:rsidRDefault="00AC6519" w14:paraId="22AA55A0" w14:textId="77777777">
      <w:pPr>
        <w:pStyle w:val="BulletList"/>
        <w:rPr>
          <w:rFonts w:cs="Times New Roman"/>
        </w:rPr>
      </w:pPr>
      <w:r w:rsidRPr="00A2608A">
        <w:rPr>
          <w:rFonts w:cs="Times New Roman"/>
        </w:rPr>
        <w:t xml:space="preserve">Sole arbitrator in several arbitrations under the AAA Commercial Rules involving claims for breach of contract in the hospitality </w:t>
      </w:r>
      <w:r>
        <w:rPr>
          <w:rFonts w:cs="Times New Roman"/>
        </w:rPr>
        <w:t xml:space="preserve">industry. </w:t>
      </w:r>
    </w:p>
    <w:p w:rsidRPr="004349AF" w:rsidR="00AC6519" w:rsidP="00AC6519" w:rsidRDefault="00AC6519" w14:paraId="7BA3B27D" w14:textId="77777777">
      <w:pPr>
        <w:pStyle w:val="BulletList"/>
        <w:rPr>
          <w:rFonts w:cs="Times New Roman"/>
        </w:rPr>
      </w:pPr>
      <w:r w:rsidRPr="004349AF">
        <w:rPr>
          <w:rFonts w:cs="Times New Roman"/>
        </w:rPr>
        <w:t>Sole arbitrator in several arbitrations under the AAA Commercial Rules involving claims for breach of contract in the financial services industries.</w:t>
      </w:r>
    </w:p>
    <w:p w:rsidRPr="006C09BB" w:rsidR="00DF6242" w:rsidP="00DF6242" w:rsidRDefault="00AC6519" w14:paraId="4660C122" w14:textId="2151A8C4">
      <w:pPr>
        <w:pStyle w:val="H3"/>
        <w:rPr>
          <w:rFonts w:cs="Times New Roman"/>
          <w:noProof w:val="0"/>
          <w:color w:val="0070C0"/>
        </w:rPr>
      </w:pPr>
      <w:r>
        <w:rPr>
          <w:rFonts w:cs="Times New Roman"/>
          <w:noProof w:val="0"/>
          <w:color w:val="0070C0"/>
        </w:rPr>
        <w:t>matters as</w:t>
      </w:r>
      <w:r w:rsidRPr="006C09BB" w:rsidR="00DF6242">
        <w:rPr>
          <w:rFonts w:cs="Times New Roman"/>
          <w:noProof w:val="0"/>
          <w:color w:val="0070C0"/>
        </w:rPr>
        <w:t xml:space="preserve"> counsel </w:t>
      </w:r>
    </w:p>
    <w:p w:rsidRPr="00DF6242" w:rsidR="00DF6242" w:rsidP="00DF6242" w:rsidRDefault="00DF6242" w14:paraId="08DE151D" w14:textId="3E51A28F">
      <w:pPr>
        <w:pStyle w:val="BulletList"/>
        <w:spacing w:line="300" w:lineRule="exact"/>
        <w:rPr>
          <w:rFonts w:cs="Times New Roman"/>
        </w:rPr>
      </w:pPr>
      <w:bookmarkStart w:name="_Hlk130639089" w:id="2"/>
      <w:r w:rsidRPr="00DF6242">
        <w:rPr>
          <w:rFonts w:cs="Times New Roman"/>
        </w:rPr>
        <w:t>Advis</w:t>
      </w:r>
      <w:r w:rsidR="00557DB5">
        <w:rPr>
          <w:rFonts w:cs="Times New Roman"/>
        </w:rPr>
        <w:t>ing</w:t>
      </w:r>
      <w:r w:rsidRPr="00DF6242">
        <w:rPr>
          <w:rFonts w:cs="Times New Roman"/>
        </w:rPr>
        <w:t xml:space="preserve"> a Brazilian company on structuring of a Joint Operating Agreement for the construction of an oil platform in Nigeria.</w:t>
      </w:r>
    </w:p>
    <w:p w:rsidRPr="00DF6242" w:rsidR="00DF6242" w:rsidP="00DF6242" w:rsidRDefault="00DF6242" w14:paraId="4ADCB241" w14:textId="6EE2878C">
      <w:pPr>
        <w:pStyle w:val="BulletList"/>
        <w:rPr>
          <w:rFonts w:cs="Times New Roman"/>
        </w:rPr>
      </w:pPr>
      <w:r w:rsidRPr="00DF6242">
        <w:rPr>
          <w:rFonts w:cs="Times New Roman"/>
        </w:rPr>
        <w:t>Advis</w:t>
      </w:r>
      <w:r w:rsidR="00557DB5">
        <w:rPr>
          <w:rFonts w:cs="Times New Roman"/>
        </w:rPr>
        <w:t>ing</w:t>
      </w:r>
      <w:r w:rsidRPr="00DF6242">
        <w:rPr>
          <w:rFonts w:cs="Times New Roman"/>
        </w:rPr>
        <w:t xml:space="preserve"> an American company on general corporate matters and governance issues connected to the development of an energy project in Argentina.</w:t>
      </w:r>
    </w:p>
    <w:p w:rsidRPr="00DF6242" w:rsidR="00DF6242" w:rsidP="00DF6242" w:rsidRDefault="00DF6242" w14:paraId="54518F93" w14:textId="77777777">
      <w:pPr>
        <w:pStyle w:val="BulletList"/>
        <w:rPr>
          <w:rFonts w:cs="Times New Roman"/>
        </w:rPr>
      </w:pPr>
      <w:r w:rsidRPr="00DF6242">
        <w:rPr>
          <w:rFonts w:cs="Times New Roman"/>
        </w:rPr>
        <w:t>Representing an American company in proceedings to recognize and enforce two arbitral awards against Peru in multiple jurisdictions.</w:t>
      </w:r>
    </w:p>
    <w:p w:rsidRPr="00D14D87" w:rsidR="00DF6242" w:rsidP="00DF6242" w:rsidRDefault="00DF6242" w14:paraId="57FDE2DA" w14:textId="77777777">
      <w:pPr>
        <w:pStyle w:val="BulletList"/>
        <w:rPr>
          <w:rFonts w:cs="Times New Roman"/>
        </w:rPr>
      </w:pPr>
      <w:r w:rsidRPr="00DF6242">
        <w:rPr>
          <w:rFonts w:cs="Times New Roman"/>
        </w:rPr>
        <w:t>Representing a global infrastructure developer in an investor-state dispute against Peru arising from measures related to concessions to build and operate fiber-optic networks in remote areas of the country (</w:t>
      </w:r>
      <w:r w:rsidRPr="00D14D87">
        <w:rPr>
          <w:rFonts w:cs="Times New Roman"/>
        </w:rPr>
        <w:t>ICSID).</w:t>
      </w:r>
    </w:p>
    <w:p w:rsidRPr="00D14D87" w:rsidR="00DE02C6" w:rsidP="00DE02C6" w:rsidRDefault="00DE02C6" w14:paraId="407771B7" w14:textId="26741267">
      <w:pPr>
        <w:pStyle w:val="BulletList"/>
        <w:rPr>
          <w:rFonts w:cs="Times New Roman"/>
        </w:rPr>
      </w:pPr>
      <w:r w:rsidRPr="00D14D87">
        <w:rPr>
          <w:rFonts w:cs="Times New Roman"/>
        </w:rPr>
        <w:t>Represent</w:t>
      </w:r>
      <w:r w:rsidRPr="00D14D87" w:rsidR="00D14D87">
        <w:rPr>
          <w:rFonts w:cs="Times New Roman"/>
        </w:rPr>
        <w:t>ed</w:t>
      </w:r>
      <w:r w:rsidRPr="00D14D87">
        <w:rPr>
          <w:rFonts w:cs="Times New Roman"/>
        </w:rPr>
        <w:t xml:space="preserve"> a major oil and gas company in an investment dispute involving the Republic of Bolivia.</w:t>
      </w:r>
    </w:p>
    <w:p w:rsidRPr="00D14D87" w:rsidR="00D74C42" w:rsidP="00D74C42" w:rsidRDefault="00D14D87" w14:paraId="4A5BF5E7" w14:textId="73AB9A2C">
      <w:pPr>
        <w:pStyle w:val="BulletList"/>
        <w:rPr>
          <w:rFonts w:cs="Times New Roman"/>
        </w:rPr>
      </w:pPr>
      <w:r w:rsidRPr="00D14D87">
        <w:rPr>
          <w:rFonts w:cs="Times New Roman"/>
        </w:rPr>
        <w:t>Represent</w:t>
      </w:r>
      <w:r w:rsidRPr="00D14D87">
        <w:rPr>
          <w:rFonts w:cs="Times New Roman"/>
        </w:rPr>
        <w:t>ed</w:t>
      </w:r>
      <w:r w:rsidRPr="00D14D87">
        <w:rPr>
          <w:rFonts w:cs="Times New Roman"/>
        </w:rPr>
        <w:t xml:space="preserve"> </w:t>
      </w:r>
      <w:r w:rsidRPr="00D14D87" w:rsidR="00D74C42">
        <w:rPr>
          <w:rFonts w:cs="Times New Roman"/>
        </w:rPr>
        <w:t xml:space="preserve">Claimant in </w:t>
      </w:r>
      <w:proofErr w:type="spellStart"/>
      <w:r w:rsidRPr="00D14D87" w:rsidR="00D74C42">
        <w:rPr>
          <w:rFonts w:cs="Times New Roman"/>
          <w:i/>
          <w:iCs/>
        </w:rPr>
        <w:t>Gasoducto</w:t>
      </w:r>
      <w:proofErr w:type="spellEnd"/>
      <w:r w:rsidRPr="00D14D87" w:rsidR="00D74C42">
        <w:rPr>
          <w:rFonts w:cs="Times New Roman"/>
          <w:i/>
          <w:iCs/>
        </w:rPr>
        <w:t xml:space="preserve"> Sur Peruano S.A. En </w:t>
      </w:r>
      <w:proofErr w:type="spellStart"/>
      <w:r w:rsidRPr="00D14D87" w:rsidR="00D74C42">
        <w:rPr>
          <w:rFonts w:cs="Times New Roman"/>
          <w:i/>
          <w:iCs/>
        </w:rPr>
        <w:t>Liquidación</w:t>
      </w:r>
      <w:proofErr w:type="spellEnd"/>
      <w:r w:rsidRPr="00D14D87" w:rsidR="00D74C42">
        <w:rPr>
          <w:rFonts w:cs="Times New Roman"/>
          <w:i/>
          <w:iCs/>
        </w:rPr>
        <w:t xml:space="preserve"> v. Republic of Peru</w:t>
      </w:r>
      <w:r w:rsidRPr="00D14D87" w:rsidR="00D74C42">
        <w:rPr>
          <w:rFonts w:cs="Times New Roman"/>
        </w:rPr>
        <w:t xml:space="preserve"> (ICSID Case No. ARB/24/29).</w:t>
      </w:r>
    </w:p>
    <w:p w:rsidRPr="00D14D87" w:rsidR="00DE02C6" w:rsidP="00DE02C6" w:rsidRDefault="00D14D87" w14:paraId="21B88CC5" w14:textId="61B5D7C6">
      <w:pPr>
        <w:pStyle w:val="BulletList"/>
        <w:rPr>
          <w:rFonts w:cs="Times New Roman"/>
        </w:rPr>
      </w:pPr>
      <w:r w:rsidRPr="00D14D87">
        <w:rPr>
          <w:rFonts w:cs="Times New Roman"/>
        </w:rPr>
        <w:t>Advis</w:t>
      </w:r>
      <w:r w:rsidRPr="00D14D87">
        <w:rPr>
          <w:rFonts w:cs="Times New Roman"/>
        </w:rPr>
        <w:t>ed</w:t>
      </w:r>
      <w:r w:rsidRPr="00D14D87">
        <w:rPr>
          <w:rFonts w:cs="Times New Roman"/>
        </w:rPr>
        <w:t xml:space="preserve"> </w:t>
      </w:r>
      <w:r w:rsidRPr="00D14D87" w:rsidR="00DE02C6">
        <w:rPr>
          <w:rFonts w:cs="Times New Roman"/>
        </w:rPr>
        <w:t>a major oil and gas company regarding multiple disputes arising out of its projects in a Latin American country.</w:t>
      </w:r>
    </w:p>
    <w:p w:rsidRPr="00DF6242" w:rsidR="00DF6242" w:rsidP="00DF6242" w:rsidRDefault="00DF6242" w14:paraId="41F4A6FA" w14:textId="3705090B">
      <w:pPr>
        <w:pStyle w:val="BulletList"/>
        <w:rPr>
          <w:rFonts w:cs="Times New Roman"/>
        </w:rPr>
      </w:pPr>
      <w:r w:rsidRPr="00DF6242">
        <w:rPr>
          <w:rFonts w:cs="Times New Roman"/>
        </w:rPr>
        <w:t>Represent</w:t>
      </w:r>
      <w:r w:rsidR="00DE02C6">
        <w:rPr>
          <w:rFonts w:cs="Times New Roman"/>
        </w:rPr>
        <w:t>ed</w:t>
      </w:r>
      <w:r w:rsidRPr="00DF6242">
        <w:rPr>
          <w:rFonts w:cs="Times New Roman"/>
        </w:rPr>
        <w:t xml:space="preserve"> a multinational company in three corporate disputes arising out of a share purchase agreement governed by the laws of Brazil (ICC).</w:t>
      </w:r>
    </w:p>
    <w:p w:rsidRPr="00DF6242" w:rsidR="00EB2756" w:rsidP="00EB2756" w:rsidRDefault="00EB2756" w14:paraId="64D719FA" w14:textId="175F05A8">
      <w:pPr>
        <w:pStyle w:val="BulletList"/>
        <w:rPr>
          <w:rFonts w:cs="Times New Roman"/>
        </w:rPr>
      </w:pPr>
      <w:bookmarkStart w:name="_Hlk130639113" w:id="3"/>
      <w:r w:rsidRPr="00DF6242">
        <w:rPr>
          <w:rFonts w:cs="Times New Roman"/>
        </w:rPr>
        <w:t>Represent</w:t>
      </w:r>
      <w:r>
        <w:rPr>
          <w:rFonts w:cs="Times New Roman"/>
        </w:rPr>
        <w:t>ed</w:t>
      </w:r>
      <w:r w:rsidRPr="00DF6242">
        <w:rPr>
          <w:rFonts w:cs="Times New Roman"/>
        </w:rPr>
        <w:t xml:space="preserve"> an American company in a commercial dispute involving a services agreement governed by the laws of California (ICDR). </w:t>
      </w:r>
    </w:p>
    <w:p w:rsidRPr="00DF6242" w:rsidR="00DF6242" w:rsidP="00DF6242" w:rsidRDefault="00DF6242" w14:paraId="61B6A03B" w14:textId="1CDEE3CD">
      <w:pPr>
        <w:pStyle w:val="BulletList"/>
        <w:rPr>
          <w:rFonts w:cs="Times New Roman"/>
        </w:rPr>
      </w:pPr>
      <w:r w:rsidRPr="00DF6242">
        <w:rPr>
          <w:rFonts w:cs="Times New Roman"/>
        </w:rPr>
        <w:t>Advis</w:t>
      </w:r>
      <w:r w:rsidR="00DE02C6">
        <w:rPr>
          <w:rFonts w:cs="Times New Roman"/>
        </w:rPr>
        <w:t>ed</w:t>
      </w:r>
      <w:r w:rsidRPr="00DF6242">
        <w:rPr>
          <w:rFonts w:cs="Times New Roman"/>
        </w:rPr>
        <w:t xml:space="preserve"> Canadian investors regarding their rights under investment treaties involving two Latin American countries.</w:t>
      </w:r>
    </w:p>
    <w:bookmarkEnd w:id="3"/>
    <w:p w:rsidRPr="00DF6242" w:rsidR="00DF6242" w:rsidP="00DF6242" w:rsidRDefault="00557DB5" w14:paraId="1A379446" w14:textId="3D5576B7">
      <w:pPr>
        <w:pStyle w:val="BulletList"/>
        <w:rPr>
          <w:rFonts w:cs="Times New Roman"/>
        </w:rPr>
      </w:pPr>
      <w:r>
        <w:rPr>
          <w:rFonts w:cs="Times New Roman"/>
        </w:rPr>
        <w:t>A</w:t>
      </w:r>
      <w:r w:rsidRPr="00DF6242" w:rsidR="00DF6242">
        <w:rPr>
          <w:rFonts w:cs="Times New Roman"/>
        </w:rPr>
        <w:t>dvised a multinational chemical company in pre-dispute negotiations involving a steam supply agreement governed by the laws of Brazil.</w:t>
      </w:r>
    </w:p>
    <w:p w:rsidRPr="00DF6242" w:rsidR="00DF6242" w:rsidP="00DF6242" w:rsidRDefault="00DF6242" w14:paraId="613FF128" w14:textId="77777777">
      <w:pPr>
        <w:pStyle w:val="BulletList"/>
        <w:rPr>
          <w:rFonts w:cs="Times New Roman"/>
        </w:rPr>
      </w:pPr>
      <w:r w:rsidRPr="00DF6242">
        <w:rPr>
          <w:rFonts w:cs="Times New Roman"/>
        </w:rPr>
        <w:t>Advised Turkish investors regarding their rights under investment treaties involving Turkmenistan.</w:t>
      </w:r>
    </w:p>
    <w:p w:rsidRPr="00DF6242" w:rsidR="00DF6242" w:rsidP="00DF6242" w:rsidRDefault="00DF6242" w14:paraId="6D13806B" w14:textId="77777777">
      <w:pPr>
        <w:pStyle w:val="BulletList"/>
        <w:rPr>
          <w:rFonts w:cs="Times New Roman"/>
        </w:rPr>
      </w:pPr>
      <w:r w:rsidRPr="00DF6242">
        <w:rPr>
          <w:rFonts w:cs="Times New Roman"/>
        </w:rPr>
        <w:t>Represented a Guinean company in commercial arbitration arising out of a mining services contract governed by the laws of the United Kingdom (ICC).</w:t>
      </w:r>
    </w:p>
    <w:p w:rsidRPr="00DF6242" w:rsidR="00DF6242" w:rsidP="00DF6242" w:rsidRDefault="00DF6242" w14:paraId="20327080" w14:textId="77777777">
      <w:pPr>
        <w:pStyle w:val="BulletList"/>
        <w:rPr>
          <w:rFonts w:cs="Times New Roman"/>
        </w:rPr>
      </w:pPr>
      <w:r w:rsidRPr="00DF6242">
        <w:rPr>
          <w:rFonts w:cs="Times New Roman"/>
        </w:rPr>
        <w:t>Represented an American company against a Brazilian company in a dispute in connection with an indemnity agreement governed by the laws of Brazil (ICC).</w:t>
      </w:r>
    </w:p>
    <w:p w:rsidRPr="00DF6242" w:rsidR="00DF6242" w:rsidP="00DF6242" w:rsidRDefault="00DF6242" w14:paraId="4A129A11" w14:textId="77777777">
      <w:pPr>
        <w:pStyle w:val="BulletList"/>
        <w:rPr>
          <w:rFonts w:cs="Times New Roman"/>
        </w:rPr>
      </w:pPr>
      <w:r w:rsidRPr="00DF6242">
        <w:rPr>
          <w:rFonts w:cs="Times New Roman"/>
        </w:rPr>
        <w:t>Represented a Swiss company against a Greek company in a dispute arising out of a share purchase agreement governed by the laws of the State of New York (JAMS).</w:t>
      </w:r>
    </w:p>
    <w:p w:rsidRPr="00DF6242" w:rsidR="00DF6242" w:rsidP="00DF6242" w:rsidRDefault="00DF6242" w14:paraId="46AD6786" w14:textId="77777777">
      <w:pPr>
        <w:pStyle w:val="BulletList"/>
        <w:rPr>
          <w:rFonts w:cs="Times New Roman"/>
        </w:rPr>
      </w:pPr>
      <w:r w:rsidRPr="00DF6242">
        <w:rPr>
          <w:rFonts w:cs="Times New Roman"/>
        </w:rPr>
        <w:t xml:space="preserve">Represented the investor in </w:t>
      </w:r>
      <w:r w:rsidRPr="00DF6242">
        <w:rPr>
          <w:rFonts w:cs="Times New Roman"/>
          <w:i/>
        </w:rPr>
        <w:t>MOL Hungarian Oil and Gas Company v. Republic of Croatia</w:t>
      </w:r>
      <w:r w:rsidRPr="00DF6242">
        <w:rPr>
          <w:rFonts w:cs="Times New Roman"/>
        </w:rPr>
        <w:t xml:space="preserve"> (ICSID Case No. ARB /13/32) in a dispute under the Energy Charter Treaty for the unfair and inequitable treatment and expropriation of MOL’s oil and gas sector investments in Croatia. </w:t>
      </w:r>
    </w:p>
    <w:p w:rsidRPr="00DF6242" w:rsidR="00DF6242" w:rsidP="00DF6242" w:rsidRDefault="00DF6242" w14:paraId="0569685C" w14:textId="77777777">
      <w:pPr>
        <w:pStyle w:val="BulletList"/>
        <w:rPr>
          <w:rFonts w:cs="Times New Roman"/>
        </w:rPr>
      </w:pPr>
      <w:r w:rsidRPr="00DF6242">
        <w:rPr>
          <w:rFonts w:cs="Times New Roman"/>
        </w:rPr>
        <w:t xml:space="preserve">Represented the Respondent in </w:t>
      </w:r>
      <w:r w:rsidRPr="00DF6242">
        <w:rPr>
          <w:rFonts w:cs="Times New Roman"/>
          <w:i/>
        </w:rPr>
        <w:t>Croatia v. MOL Hungarian Oil and Gas PLC</w:t>
      </w:r>
      <w:r w:rsidRPr="00DF6242">
        <w:rPr>
          <w:rFonts w:cs="Times New Roman"/>
        </w:rPr>
        <w:t xml:space="preserve"> in a dispute regarding Croatia’s rights to terminate a </w:t>
      </w:r>
      <w:proofErr w:type="gramStart"/>
      <w:r w:rsidRPr="00DF6242">
        <w:rPr>
          <w:rFonts w:cs="Times New Roman"/>
        </w:rPr>
        <w:t>shareholders</w:t>
      </w:r>
      <w:proofErr w:type="gramEnd"/>
      <w:r w:rsidRPr="00DF6242">
        <w:rPr>
          <w:rFonts w:cs="Times New Roman"/>
        </w:rPr>
        <w:t xml:space="preserve"> agreement and a gas master agreement based on allegations of corruption (UNCITRAL).</w:t>
      </w:r>
    </w:p>
    <w:p w:rsidRPr="00DF6242" w:rsidR="00DF6242" w:rsidP="00DF6242" w:rsidRDefault="00DF6242" w14:paraId="37D53B62" w14:textId="77777777">
      <w:pPr>
        <w:pStyle w:val="BulletList"/>
        <w:rPr>
          <w:rFonts w:cs="Times New Roman"/>
        </w:rPr>
      </w:pPr>
      <w:r w:rsidRPr="00DF6242">
        <w:rPr>
          <w:rFonts w:cs="Times New Roman"/>
        </w:rPr>
        <w:t>Represented an Asian State in an investor-state arbitration under the UNCITRAL rules involving an oil and gas project (PCA).</w:t>
      </w:r>
    </w:p>
    <w:p w:rsidRPr="00DF6242" w:rsidR="00DF6242" w:rsidP="00DF6242" w:rsidRDefault="00DF6242" w14:paraId="0A53EDA8" w14:textId="7072B84B">
      <w:pPr>
        <w:pStyle w:val="BulletList"/>
        <w:rPr>
          <w:rFonts w:cs="Times New Roman"/>
        </w:rPr>
      </w:pPr>
      <w:r w:rsidRPr="00DF6242">
        <w:rPr>
          <w:rFonts w:cs="Times New Roman"/>
        </w:rPr>
        <w:t xml:space="preserve">Represented </w:t>
      </w:r>
      <w:proofErr w:type="spellStart"/>
      <w:r w:rsidRPr="00DF6242">
        <w:rPr>
          <w:rFonts w:cs="Times New Roman"/>
        </w:rPr>
        <w:t>Afilias</w:t>
      </w:r>
      <w:proofErr w:type="spellEnd"/>
      <w:r w:rsidRPr="00DF6242">
        <w:rPr>
          <w:rFonts w:cs="Times New Roman"/>
        </w:rPr>
        <w:t xml:space="preserve"> plc. in a dispute with ICANN </w:t>
      </w:r>
      <w:r w:rsidR="009A25D0">
        <w:rPr>
          <w:rFonts w:cs="Times New Roman"/>
        </w:rPr>
        <w:t>over rights to its</w:t>
      </w:r>
      <w:r w:rsidRPr="00DF6242">
        <w:rPr>
          <w:rFonts w:cs="Times New Roman"/>
        </w:rPr>
        <w:t xml:space="preserve"> top-level domain.</w:t>
      </w:r>
    </w:p>
    <w:p w:rsidRPr="00DF6242" w:rsidR="00DF6242" w:rsidP="00DF6242" w:rsidRDefault="00DF6242" w14:paraId="50D0EB58" w14:textId="00B9D871">
      <w:pPr>
        <w:pStyle w:val="BulletList"/>
        <w:rPr>
          <w:rFonts w:cs="Times New Roman"/>
        </w:rPr>
      </w:pPr>
      <w:r w:rsidRPr="00DF6242">
        <w:rPr>
          <w:rFonts w:cs="Times New Roman"/>
        </w:rPr>
        <w:t xml:space="preserve">Represented </w:t>
      </w:r>
      <w:proofErr w:type="spellStart"/>
      <w:r w:rsidRPr="00DF6242">
        <w:rPr>
          <w:rFonts w:cs="Times New Roman"/>
        </w:rPr>
        <w:t>Dotgay</w:t>
      </w:r>
      <w:proofErr w:type="spellEnd"/>
      <w:r w:rsidRPr="00DF6242">
        <w:rPr>
          <w:rFonts w:cs="Times New Roman"/>
        </w:rPr>
        <w:t xml:space="preserve"> LLC in a dispute with ICANN </w:t>
      </w:r>
      <w:r w:rsidR="009A25D0">
        <w:rPr>
          <w:rFonts w:cs="Times New Roman"/>
        </w:rPr>
        <w:t>over rights to its</w:t>
      </w:r>
      <w:r w:rsidRPr="00DF6242">
        <w:rPr>
          <w:rFonts w:cs="Times New Roman"/>
        </w:rPr>
        <w:t xml:space="preserve"> top-level domain.</w:t>
      </w:r>
    </w:p>
    <w:p w:rsidRPr="00DF6242" w:rsidR="00DF6242" w:rsidP="00DF6242" w:rsidRDefault="00DF6242" w14:paraId="79E17A56" w14:textId="19456596">
      <w:pPr>
        <w:pStyle w:val="BulletList"/>
        <w:rPr>
          <w:rFonts w:cs="Times New Roman"/>
        </w:rPr>
      </w:pPr>
      <w:r w:rsidRPr="00DF6242">
        <w:rPr>
          <w:rFonts w:cs="Times New Roman"/>
        </w:rPr>
        <w:t xml:space="preserve">Represented </w:t>
      </w:r>
      <w:proofErr w:type="spellStart"/>
      <w:r w:rsidRPr="00DF6242">
        <w:rPr>
          <w:rFonts w:cs="Times New Roman"/>
        </w:rPr>
        <w:t>Dotmusic</w:t>
      </w:r>
      <w:proofErr w:type="spellEnd"/>
      <w:r w:rsidRPr="00DF6242">
        <w:rPr>
          <w:rFonts w:cs="Times New Roman"/>
        </w:rPr>
        <w:t xml:space="preserve"> LLC in a dispute with ICANN </w:t>
      </w:r>
      <w:r w:rsidR="009A25D0">
        <w:rPr>
          <w:rFonts w:cs="Times New Roman"/>
        </w:rPr>
        <w:t>over rights to its</w:t>
      </w:r>
      <w:r w:rsidRPr="00DF6242">
        <w:rPr>
          <w:rFonts w:cs="Times New Roman"/>
        </w:rPr>
        <w:t xml:space="preserve"> top-level domain.</w:t>
      </w:r>
    </w:p>
    <w:p w:rsidRPr="00DF6242" w:rsidR="00DF6242" w:rsidP="00DF6242" w:rsidRDefault="00DF6242" w14:paraId="5A1F409C" w14:textId="77777777">
      <w:pPr>
        <w:pStyle w:val="BulletList"/>
        <w:rPr>
          <w:rFonts w:cs="Times New Roman"/>
        </w:rPr>
      </w:pPr>
      <w:r w:rsidRPr="00DF6242">
        <w:rPr>
          <w:rFonts w:cs="Times New Roman"/>
        </w:rPr>
        <w:t>Represented an American company in an arbitration against a Colombian company in connection with a commercial representation agreement governed by the laws of the State of Texas (ICC).</w:t>
      </w:r>
    </w:p>
    <w:p w:rsidRPr="00DF6242" w:rsidR="00DF6242" w:rsidP="00DF6242" w:rsidRDefault="00DF6242" w14:paraId="7BFE74D0" w14:textId="77777777">
      <w:pPr>
        <w:pStyle w:val="BulletList"/>
        <w:rPr>
          <w:rFonts w:cs="Times New Roman"/>
        </w:rPr>
      </w:pPr>
      <w:r w:rsidRPr="00DF6242">
        <w:rPr>
          <w:rFonts w:cs="Times New Roman"/>
        </w:rPr>
        <w:t>Represented a state-owned Dominican Republic fund in a commercial arbitration involving a power company (ICC).</w:t>
      </w:r>
    </w:p>
    <w:p w:rsidRPr="00DF6242" w:rsidR="00DF6242" w:rsidP="00DF6242" w:rsidRDefault="00DF6242" w14:paraId="6BD44F17" w14:textId="04819A58">
      <w:pPr>
        <w:pStyle w:val="BulletList"/>
        <w:rPr>
          <w:rFonts w:cs="Times New Roman"/>
        </w:rPr>
      </w:pPr>
      <w:r w:rsidRPr="00DF6242">
        <w:rPr>
          <w:rFonts w:cs="Times New Roman"/>
        </w:rPr>
        <w:t xml:space="preserve">Represented Amazon.com, Inc. in a dispute with ICANN </w:t>
      </w:r>
      <w:r w:rsidR="009A25D0">
        <w:rPr>
          <w:rFonts w:cs="Times New Roman"/>
        </w:rPr>
        <w:t xml:space="preserve">over rights to </w:t>
      </w:r>
      <w:proofErr w:type="gramStart"/>
      <w:r w:rsidR="009A25D0">
        <w:rPr>
          <w:rFonts w:cs="Times New Roman"/>
        </w:rPr>
        <w:t xml:space="preserve">its </w:t>
      </w:r>
      <w:r w:rsidRPr="00DF6242">
        <w:rPr>
          <w:rFonts w:cs="Times New Roman"/>
        </w:rPr>
        <w:t xml:space="preserve"> top</w:t>
      </w:r>
      <w:proofErr w:type="gramEnd"/>
      <w:r w:rsidRPr="00DF6242">
        <w:rPr>
          <w:rFonts w:cs="Times New Roman"/>
        </w:rPr>
        <w:t>-level domain.</w:t>
      </w:r>
    </w:p>
    <w:p w:rsidRPr="00DF6242" w:rsidR="00DF6242" w:rsidP="00DF6242" w:rsidRDefault="00DF6242" w14:paraId="4AEB0530" w14:textId="77777777">
      <w:pPr>
        <w:pStyle w:val="BulletList"/>
        <w:rPr>
          <w:rFonts w:cs="Times New Roman"/>
        </w:rPr>
      </w:pPr>
      <w:r w:rsidRPr="00DF6242">
        <w:rPr>
          <w:rFonts w:cs="Times New Roman"/>
        </w:rPr>
        <w:t xml:space="preserve">Represented Claimants in </w:t>
      </w:r>
      <w:proofErr w:type="spellStart"/>
      <w:r w:rsidRPr="00A2608A">
        <w:rPr>
          <w:rFonts w:cs="Times New Roman"/>
          <w:i/>
          <w:iCs/>
        </w:rPr>
        <w:t>Pluspetrol</w:t>
      </w:r>
      <w:proofErr w:type="spellEnd"/>
      <w:r w:rsidRPr="00A2608A">
        <w:rPr>
          <w:rFonts w:cs="Times New Roman"/>
          <w:i/>
          <w:iCs/>
        </w:rPr>
        <w:t xml:space="preserve"> Perú et al v </w:t>
      </w:r>
      <w:proofErr w:type="spellStart"/>
      <w:r w:rsidRPr="00A2608A">
        <w:rPr>
          <w:rFonts w:cs="Times New Roman"/>
          <w:i/>
          <w:iCs/>
        </w:rPr>
        <w:t>Perúpetro</w:t>
      </w:r>
      <w:proofErr w:type="spellEnd"/>
      <w:r w:rsidRPr="00DF6242">
        <w:rPr>
          <w:rFonts w:cs="Times New Roman"/>
        </w:rPr>
        <w:t xml:space="preserve"> in a dispute arising out of a gas supply contract regarding royalty payments (ICSID Case No. ARB/12/28).</w:t>
      </w:r>
    </w:p>
    <w:p w:rsidRPr="00DF6242" w:rsidR="00DF6242" w:rsidP="00DF6242" w:rsidRDefault="00DF6242" w14:paraId="3532E891" w14:textId="30F42D98">
      <w:pPr>
        <w:pStyle w:val="BulletList"/>
        <w:rPr>
          <w:rFonts w:cs="Times New Roman"/>
        </w:rPr>
      </w:pPr>
      <w:r w:rsidRPr="00DF6242">
        <w:rPr>
          <w:rFonts w:cs="Times New Roman"/>
        </w:rPr>
        <w:t xml:space="preserve">Represented </w:t>
      </w:r>
      <w:proofErr w:type="spellStart"/>
      <w:r w:rsidRPr="00DF6242">
        <w:rPr>
          <w:rFonts w:cs="Times New Roman"/>
        </w:rPr>
        <w:t>DotConnectAfrica</w:t>
      </w:r>
      <w:proofErr w:type="spellEnd"/>
      <w:r w:rsidRPr="00DF6242">
        <w:rPr>
          <w:rFonts w:cs="Times New Roman"/>
        </w:rPr>
        <w:t xml:space="preserve"> Trust in a dispute with ICANN </w:t>
      </w:r>
      <w:r w:rsidR="009A25D0">
        <w:rPr>
          <w:rFonts w:cs="Times New Roman"/>
        </w:rPr>
        <w:t xml:space="preserve">over rights to its </w:t>
      </w:r>
      <w:r w:rsidRPr="00DF6242">
        <w:rPr>
          <w:rFonts w:cs="Times New Roman"/>
        </w:rPr>
        <w:t>top-level domain (ICDR).</w:t>
      </w:r>
    </w:p>
    <w:p w:rsidRPr="00DF6242" w:rsidR="00DF6242" w:rsidP="00DF6242" w:rsidRDefault="00DF6242" w14:paraId="7D10CC41" w14:textId="77777777">
      <w:pPr>
        <w:pStyle w:val="BulletList"/>
        <w:rPr>
          <w:rFonts w:cs="Times New Roman"/>
        </w:rPr>
      </w:pPr>
      <w:r w:rsidRPr="00DF6242">
        <w:rPr>
          <w:rFonts w:cs="Times New Roman"/>
        </w:rPr>
        <w:t>Represented an Argentinean law firm in an arbitration against a Chilean gas company in connection with a fee agreement governed by Argentine law (ICDR).</w:t>
      </w:r>
    </w:p>
    <w:p w:rsidRPr="00A2608A" w:rsidR="00DF6242" w:rsidP="00DF6242" w:rsidRDefault="00DF6242" w14:paraId="0878C1B1" w14:textId="77777777">
      <w:pPr>
        <w:pStyle w:val="BulletList"/>
        <w:rPr>
          <w:rFonts w:cs="Times New Roman"/>
        </w:rPr>
      </w:pPr>
      <w:r w:rsidRPr="00DF6242">
        <w:rPr>
          <w:rFonts w:cs="Times New Roman"/>
        </w:rPr>
        <w:t xml:space="preserve">Represented Claimant in </w:t>
      </w:r>
      <w:r w:rsidRPr="00DF6242">
        <w:rPr>
          <w:rFonts w:cs="Times New Roman"/>
          <w:i/>
        </w:rPr>
        <w:t xml:space="preserve">Pac Rim Cayman LLC v. </w:t>
      </w:r>
      <w:r w:rsidRPr="00A2608A">
        <w:rPr>
          <w:rFonts w:cs="Times New Roman"/>
          <w:i/>
        </w:rPr>
        <w:t>Republic of El Salvador</w:t>
      </w:r>
      <w:r w:rsidRPr="00A2608A">
        <w:rPr>
          <w:rFonts w:cs="Times New Roman"/>
        </w:rPr>
        <w:t xml:space="preserve"> (ICSID Case No. ARB/09/12) in a dispute under the Central America-Dominican Republic-Unites States Free Trade Agreement regarding the government’s refusal to issue mining exploitation licenses.</w:t>
      </w:r>
    </w:p>
    <w:p w:rsidRPr="00A2608A" w:rsidR="00DF6242" w:rsidP="00DF6242" w:rsidRDefault="00DF6242" w14:paraId="1BAB6251" w14:textId="05EE5DC1">
      <w:pPr>
        <w:pStyle w:val="BulletList"/>
        <w:rPr>
          <w:rFonts w:cs="Times New Roman"/>
        </w:rPr>
      </w:pPr>
      <w:r w:rsidRPr="00A2608A">
        <w:rPr>
          <w:rFonts w:cs="Times New Roman"/>
        </w:rPr>
        <w:t xml:space="preserve">Represented Claimant in </w:t>
      </w:r>
      <w:r w:rsidRPr="00A2608A">
        <w:rPr>
          <w:rFonts w:cs="Times New Roman"/>
          <w:i/>
        </w:rPr>
        <w:t>ICM Registry v. ICANN</w:t>
      </w:r>
      <w:r w:rsidRPr="00A2608A">
        <w:rPr>
          <w:rFonts w:cs="Times New Roman"/>
        </w:rPr>
        <w:t xml:space="preserve"> in a dispute with ICANN concerning the</w:t>
      </w:r>
      <w:r w:rsidR="009A25D0">
        <w:rPr>
          <w:rFonts w:cs="Times New Roman"/>
        </w:rPr>
        <w:t xml:space="preserve"> rights to its</w:t>
      </w:r>
      <w:r w:rsidRPr="00A2608A">
        <w:rPr>
          <w:rFonts w:cs="Times New Roman"/>
        </w:rPr>
        <w:t xml:space="preserve"> top-level domain (ICDR).</w:t>
      </w:r>
    </w:p>
    <w:p w:rsidRPr="00A2608A" w:rsidR="00DF6242" w:rsidP="00DF6242" w:rsidRDefault="00DF6242" w14:paraId="18E78E0D" w14:textId="77777777">
      <w:pPr>
        <w:pStyle w:val="BulletList"/>
        <w:rPr>
          <w:rFonts w:cs="Times New Roman"/>
        </w:rPr>
      </w:pPr>
      <w:r w:rsidRPr="00A2608A">
        <w:rPr>
          <w:rFonts w:cs="Times New Roman"/>
        </w:rPr>
        <w:t>Represented a Brazilian company in arbitration against an American company in connection with a distribution agreement governed by New York Law (ICDR).</w:t>
      </w:r>
    </w:p>
    <w:bookmarkEnd w:id="2"/>
    <w:p w:rsidRPr="004C6BCE" w:rsidR="006B0CD8" w:rsidP="00080D76" w:rsidRDefault="004C6BCE" w14:paraId="3371D5AC" w14:textId="5B150CF0">
      <w:pPr>
        <w:pStyle w:val="H3"/>
        <w:rPr>
          <w:b/>
          <w:bCs/>
          <w:color w:val="0070C0"/>
        </w:rPr>
      </w:pPr>
      <w:r w:rsidRPr="004C6BCE">
        <w:rPr>
          <w:b/>
          <w:bCs/>
          <w:color w:val="0070C0"/>
        </w:rPr>
        <w:t xml:space="preserve">Page 4 - </w:t>
      </w:r>
      <w:r w:rsidRPr="004C6BCE" w:rsidR="00A2608A">
        <w:rPr>
          <w:b/>
          <w:bCs/>
          <w:color w:val="0070C0"/>
        </w:rPr>
        <w:t>Select</w:t>
      </w:r>
      <w:r w:rsidRPr="004C6BCE" w:rsidR="00DF6242">
        <w:rPr>
          <w:b/>
          <w:bCs/>
          <w:color w:val="0070C0"/>
        </w:rPr>
        <w:t xml:space="preserve"> </w:t>
      </w:r>
      <w:r w:rsidRPr="004C6BCE" w:rsidR="006858FD">
        <w:rPr>
          <w:b/>
          <w:bCs/>
          <w:color w:val="0070C0"/>
        </w:rPr>
        <w:t>S</w:t>
      </w:r>
      <w:r w:rsidRPr="004C6BCE" w:rsidR="006B0CD8">
        <w:rPr>
          <w:b/>
          <w:bCs/>
          <w:color w:val="0070C0"/>
        </w:rPr>
        <w:t>peaking Engagements</w:t>
      </w:r>
    </w:p>
    <w:p w:rsidR="00643782" w:rsidP="00643782" w:rsidRDefault="00643782" w14:paraId="09EB4944" w14:textId="269D8E88">
      <w:pPr>
        <w:pStyle w:val="BulletList"/>
        <w:rPr>
          <w:color w:val="auto"/>
        </w:rPr>
      </w:pPr>
      <w:bookmarkStart w:name="_Hlk130639153" w:id="4"/>
      <w:bookmarkStart w:name="_Hlk126330170" w:id="5"/>
      <w:r>
        <w:t xml:space="preserve">Corruption in Arbitration: Tackling Fraud and Bribery in Latin America’s Commercial Landscape, </w:t>
      </w:r>
      <w:proofErr w:type="spellStart"/>
      <w:r>
        <w:t>HardTalk</w:t>
      </w:r>
      <w:proofErr w:type="spellEnd"/>
      <w:r>
        <w:t xml:space="preserve"> Miami (December 4, 2025)</w:t>
      </w:r>
    </w:p>
    <w:p w:rsidRPr="00643782" w:rsidR="003646B0" w:rsidP="001D6265" w:rsidRDefault="00643782" w14:paraId="40C879A4" w14:textId="25F0ACCE">
      <w:pPr>
        <w:pStyle w:val="BulletList"/>
        <w:spacing w:line="300" w:lineRule="exact"/>
        <w:rPr>
          <w:rFonts w:cs="Times New Roman"/>
          <w:szCs w:val="20"/>
        </w:rPr>
      </w:pPr>
      <w:r>
        <w:t xml:space="preserve"> </w:t>
      </w:r>
      <w:r w:rsidRPr="00643782" w:rsidR="003646B0">
        <w:rPr>
          <w:rFonts w:cs="Times New Roman"/>
          <w:szCs w:val="20"/>
        </w:rPr>
        <w:t xml:space="preserve">Energy Infrastructure Disputes – </w:t>
      </w:r>
      <w:bookmarkStart w:name="_Hlk210901573" w:id="6"/>
      <w:r w:rsidRPr="00643782" w:rsidR="003646B0">
        <w:rPr>
          <w:rFonts w:cs="Times New Roman"/>
          <w:szCs w:val="20"/>
        </w:rPr>
        <w:t xml:space="preserve">AIEN/ICC: Dispute Resolution in the Energy Business, Rio de Janeiro </w:t>
      </w:r>
      <w:bookmarkEnd w:id="6"/>
      <w:r w:rsidRPr="00643782" w:rsidR="003646B0">
        <w:rPr>
          <w:rFonts w:cs="Times New Roman"/>
          <w:szCs w:val="20"/>
        </w:rPr>
        <w:t>(October 3, 2025)</w:t>
      </w:r>
    </w:p>
    <w:p w:rsidR="00DE02C6" w:rsidP="00080D76" w:rsidRDefault="00DE02C6" w14:paraId="35F4A106" w14:textId="27832D1E">
      <w:pPr>
        <w:pStyle w:val="BulletList"/>
        <w:spacing w:line="300" w:lineRule="exact"/>
        <w:rPr>
          <w:rFonts w:cs="Times New Roman"/>
          <w:szCs w:val="20"/>
        </w:rPr>
      </w:pPr>
      <w:r w:rsidRPr="00DE02C6">
        <w:rPr>
          <w:rFonts w:cs="Times New Roman"/>
          <w:szCs w:val="20"/>
        </w:rPr>
        <w:t>Parallel Arbitration and Criminal Proceedings Involving Corruption Allegations</w:t>
      </w:r>
      <w:r w:rsidRPr="00A2608A" w:rsidR="003646B0">
        <w:rPr>
          <w:rFonts w:cs="Times New Roman"/>
          <w:szCs w:val="20"/>
        </w:rPr>
        <w:t xml:space="preserve"> – </w:t>
      </w:r>
      <w:bookmarkStart w:name="_Hlk210901603" w:id="7"/>
      <w:r w:rsidRPr="00DE02C6">
        <w:rPr>
          <w:rFonts w:cs="Times New Roman"/>
          <w:szCs w:val="20"/>
        </w:rPr>
        <w:t>Sovereign &amp; States Litigation Summit USA</w:t>
      </w:r>
      <w:r>
        <w:rPr>
          <w:rFonts w:cs="Times New Roman"/>
          <w:szCs w:val="20"/>
        </w:rPr>
        <w:t>,</w:t>
      </w:r>
      <w:bookmarkEnd w:id="7"/>
      <w:r>
        <w:rPr>
          <w:rFonts w:cs="Times New Roman"/>
          <w:szCs w:val="20"/>
        </w:rPr>
        <w:t xml:space="preserve"> Washington D.C. (September 24, 2025)</w:t>
      </w:r>
    </w:p>
    <w:p w:rsidRPr="00A2608A" w:rsidR="00080D76" w:rsidP="00080D76" w:rsidRDefault="00080D76" w14:paraId="5BA14ECA" w14:textId="78537D23">
      <w:pPr>
        <w:pStyle w:val="BulletList"/>
        <w:spacing w:line="300" w:lineRule="exact"/>
        <w:rPr>
          <w:rFonts w:cs="Times New Roman"/>
          <w:szCs w:val="20"/>
        </w:rPr>
      </w:pPr>
      <w:r w:rsidRPr="00A2608A">
        <w:rPr>
          <w:rFonts w:cs="Times New Roman"/>
          <w:szCs w:val="20"/>
        </w:rPr>
        <w:t xml:space="preserve">International Construction Arbitration: Infrastructure Projects with Sovereigns </w:t>
      </w:r>
      <w:bookmarkStart w:name="_Hlk210901641" w:id="8"/>
      <w:r w:rsidRPr="00A2608A">
        <w:rPr>
          <w:rFonts w:cs="Times New Roman"/>
          <w:szCs w:val="20"/>
        </w:rPr>
        <w:t>– iLaw2025 The ILS Global Forum on International Law AAA-ICDR International Arbitration Track</w:t>
      </w:r>
      <w:bookmarkEnd w:id="8"/>
      <w:r w:rsidRPr="00A2608A">
        <w:rPr>
          <w:rFonts w:cs="Times New Roman"/>
          <w:szCs w:val="20"/>
        </w:rPr>
        <w:t xml:space="preserve"> (February 7, 2025)</w:t>
      </w:r>
    </w:p>
    <w:p w:rsidRPr="00A2608A" w:rsidR="00354700" w:rsidP="00080D76" w:rsidRDefault="00354700" w14:paraId="6A50516B" w14:textId="3DBE2014">
      <w:pPr>
        <w:pStyle w:val="BulletList"/>
        <w:rPr>
          <w:rFonts w:cs="Times New Roman"/>
        </w:rPr>
      </w:pPr>
      <w:r w:rsidRPr="00A2608A">
        <w:rPr>
          <w:rFonts w:cs="Times New Roman"/>
        </w:rPr>
        <w:t xml:space="preserve">Increase in Disputes in Oil &amp; Gas Industry, </w:t>
      </w:r>
      <w:proofErr w:type="spellStart"/>
      <w:r w:rsidRPr="00A2608A">
        <w:rPr>
          <w:rFonts w:cs="Times New Roman"/>
        </w:rPr>
        <w:t>HardTalk</w:t>
      </w:r>
      <w:proofErr w:type="spellEnd"/>
      <w:r w:rsidRPr="00A2608A">
        <w:rPr>
          <w:rFonts w:cs="Times New Roman"/>
        </w:rPr>
        <w:t xml:space="preserve">, Miami (December 4, 2024) </w:t>
      </w:r>
    </w:p>
    <w:p w:rsidRPr="00A2608A" w:rsidR="00354700" w:rsidP="00D475A4" w:rsidRDefault="00354700" w14:paraId="1C5B5AF0" w14:textId="5402A8A1">
      <w:pPr>
        <w:pStyle w:val="BulletList"/>
        <w:rPr>
          <w:rFonts w:cs="Times New Roman"/>
          <w:lang w:val="pt-BR"/>
        </w:rPr>
      </w:pPr>
      <w:r w:rsidRPr="00A2608A">
        <w:rPr>
          <w:rFonts w:cs="Times New Roman"/>
          <w:lang w:val="pt-BR"/>
        </w:rPr>
        <w:t>A</w:t>
      </w:r>
      <w:r w:rsidRPr="00A2608A" w:rsidR="00080D76">
        <w:rPr>
          <w:rFonts w:cs="Times New Roman"/>
          <w:lang w:val="pt-BR"/>
        </w:rPr>
        <w:t xml:space="preserve">rbitragem no </w:t>
      </w:r>
      <w:r w:rsidR="00C75ED7">
        <w:rPr>
          <w:rFonts w:cs="Times New Roman"/>
          <w:lang w:val="pt-BR"/>
        </w:rPr>
        <w:t>S</w:t>
      </w:r>
      <w:r w:rsidRPr="00A2608A" w:rsidR="00080D76">
        <w:rPr>
          <w:rFonts w:cs="Times New Roman"/>
          <w:lang w:val="pt-BR"/>
        </w:rPr>
        <w:t xml:space="preserve">etor de </w:t>
      </w:r>
      <w:r w:rsidR="00C75ED7">
        <w:rPr>
          <w:rFonts w:cs="Times New Roman"/>
          <w:lang w:val="pt-BR"/>
        </w:rPr>
        <w:t>A</w:t>
      </w:r>
      <w:r w:rsidRPr="00A2608A" w:rsidR="00080D76">
        <w:rPr>
          <w:rFonts w:cs="Times New Roman"/>
          <w:lang w:val="pt-BR"/>
        </w:rPr>
        <w:t xml:space="preserve">viação </w:t>
      </w:r>
      <w:r w:rsidR="00C75ED7">
        <w:rPr>
          <w:rFonts w:cs="Times New Roman"/>
          <w:lang w:val="pt-BR"/>
        </w:rPr>
        <w:t>c</w:t>
      </w:r>
      <w:r w:rsidRPr="00A2608A" w:rsidR="00080D76">
        <w:rPr>
          <w:rFonts w:cs="Times New Roman"/>
          <w:lang w:val="pt-BR"/>
        </w:rPr>
        <w:t xml:space="preserve">omercial com </w:t>
      </w:r>
      <w:r w:rsidR="00C75ED7">
        <w:rPr>
          <w:rFonts w:cs="Times New Roman"/>
          <w:lang w:val="pt-BR"/>
        </w:rPr>
        <w:t>P</w:t>
      </w:r>
      <w:r w:rsidRPr="00A2608A" w:rsidR="00080D76">
        <w:rPr>
          <w:rFonts w:cs="Times New Roman"/>
          <w:lang w:val="pt-BR"/>
        </w:rPr>
        <w:t xml:space="preserve">artes </w:t>
      </w:r>
      <w:r w:rsidR="00C75ED7">
        <w:rPr>
          <w:rFonts w:cs="Times New Roman"/>
          <w:lang w:val="pt-BR"/>
        </w:rPr>
        <w:t>B</w:t>
      </w:r>
      <w:r w:rsidRPr="00A2608A" w:rsidR="00080D76">
        <w:rPr>
          <w:rFonts w:cs="Times New Roman"/>
          <w:lang w:val="pt-BR"/>
        </w:rPr>
        <w:t>rasileiras</w:t>
      </w:r>
      <w:r w:rsidRPr="00A2608A">
        <w:rPr>
          <w:rFonts w:cs="Times New Roman"/>
          <w:lang w:val="pt-BR"/>
        </w:rPr>
        <w:t>– Arbitration Channel (October 29, 2024)</w:t>
      </w:r>
      <w:r w:rsidR="009A25D0">
        <w:rPr>
          <w:rFonts w:cs="Times New Roman"/>
          <w:lang w:val="pt-BR"/>
        </w:rPr>
        <w:t xml:space="preserve">  (</w:t>
      </w:r>
      <w:r w:rsidRPr="00A44BE3" w:rsidR="009A25D0">
        <w:rPr>
          <w:rFonts w:cs="Times New Roman"/>
          <w:highlight w:val="yellow"/>
          <w:lang w:val="pt-BR"/>
        </w:rPr>
        <w:t>Translate as well)</w:t>
      </w:r>
    </w:p>
    <w:p w:rsidRPr="00A2608A" w:rsidR="00354700" w:rsidP="00D475A4" w:rsidRDefault="00354700" w14:paraId="55E6A576" w14:textId="77777777">
      <w:pPr>
        <w:pStyle w:val="BulletList"/>
        <w:rPr>
          <w:rFonts w:cs="Times New Roman"/>
          <w:szCs w:val="20"/>
        </w:rPr>
      </w:pPr>
      <w:r w:rsidRPr="00A2608A">
        <w:rPr>
          <w:rFonts w:cs="Times New Roman"/>
          <w:szCs w:val="20"/>
        </w:rPr>
        <w:t>The Future of International Arbitration – Georgetown University Law Centre, Washington D.C. (February 29, 2024)</w:t>
      </w:r>
    </w:p>
    <w:p w:rsidRPr="00A2608A" w:rsidR="00CF0E5D" w:rsidP="00D475A4" w:rsidRDefault="006858FD" w14:paraId="1D377D90" w14:textId="25E32266">
      <w:pPr>
        <w:pStyle w:val="BulletList"/>
        <w:rPr>
          <w:rFonts w:cs="Times New Roman"/>
          <w:szCs w:val="20"/>
        </w:rPr>
      </w:pPr>
      <w:proofErr w:type="gramStart"/>
      <w:r w:rsidRPr="00A2608A">
        <w:rPr>
          <w:rFonts w:cs="Times New Roman"/>
          <w:szCs w:val="20"/>
        </w:rPr>
        <w:t>So</w:t>
      </w:r>
      <w:proofErr w:type="gramEnd"/>
      <w:r w:rsidRPr="00A2608A">
        <w:rPr>
          <w:rFonts w:cs="Times New Roman"/>
          <w:szCs w:val="20"/>
        </w:rPr>
        <w:t xml:space="preserve"> </w:t>
      </w:r>
      <w:r w:rsidRPr="00A2608A" w:rsidR="002641A5">
        <w:rPr>
          <w:rFonts w:cs="Times New Roman"/>
          <w:szCs w:val="20"/>
        </w:rPr>
        <w:t>Y</w:t>
      </w:r>
      <w:r w:rsidRPr="00A2608A">
        <w:rPr>
          <w:rFonts w:cs="Times New Roman"/>
          <w:szCs w:val="20"/>
        </w:rPr>
        <w:t xml:space="preserve">ou’re an </w:t>
      </w:r>
      <w:r w:rsidRPr="00A2608A" w:rsidR="002641A5">
        <w:rPr>
          <w:rFonts w:cs="Times New Roman"/>
          <w:szCs w:val="20"/>
        </w:rPr>
        <w:t>I</w:t>
      </w:r>
      <w:r w:rsidRPr="00A2608A">
        <w:rPr>
          <w:rFonts w:cs="Times New Roman"/>
          <w:szCs w:val="20"/>
        </w:rPr>
        <w:t xml:space="preserve">nternational </w:t>
      </w:r>
      <w:r w:rsidRPr="00A2608A" w:rsidR="002641A5">
        <w:rPr>
          <w:rFonts w:cs="Times New Roman"/>
          <w:szCs w:val="20"/>
        </w:rPr>
        <w:t>A</w:t>
      </w:r>
      <w:r w:rsidRPr="00A2608A">
        <w:rPr>
          <w:rFonts w:cs="Times New Roman"/>
          <w:szCs w:val="20"/>
        </w:rPr>
        <w:t xml:space="preserve">rbitrator, </w:t>
      </w:r>
      <w:r w:rsidRPr="00A2608A" w:rsidR="002641A5">
        <w:rPr>
          <w:rFonts w:cs="Times New Roman"/>
          <w:szCs w:val="20"/>
        </w:rPr>
        <w:t>H</w:t>
      </w:r>
      <w:r w:rsidRPr="00A2608A">
        <w:rPr>
          <w:rFonts w:cs="Times New Roman"/>
          <w:szCs w:val="20"/>
        </w:rPr>
        <w:t xml:space="preserve">ow to </w:t>
      </w:r>
      <w:r w:rsidRPr="00A2608A" w:rsidR="002641A5">
        <w:rPr>
          <w:rFonts w:cs="Times New Roman"/>
          <w:szCs w:val="20"/>
        </w:rPr>
        <w:t>A</w:t>
      </w:r>
      <w:r w:rsidRPr="00A2608A">
        <w:rPr>
          <w:rFonts w:cs="Times New Roman"/>
          <w:szCs w:val="20"/>
        </w:rPr>
        <w:t xml:space="preserve">pproach and </w:t>
      </w:r>
      <w:r w:rsidRPr="00A2608A" w:rsidR="002641A5">
        <w:rPr>
          <w:rFonts w:cs="Times New Roman"/>
          <w:szCs w:val="20"/>
        </w:rPr>
        <w:t>H</w:t>
      </w:r>
      <w:r w:rsidRPr="00A2608A">
        <w:rPr>
          <w:rFonts w:cs="Times New Roman"/>
          <w:szCs w:val="20"/>
        </w:rPr>
        <w:t xml:space="preserve">andle </w:t>
      </w:r>
      <w:r w:rsidRPr="00A2608A" w:rsidR="002641A5">
        <w:rPr>
          <w:rFonts w:cs="Times New Roman"/>
          <w:szCs w:val="20"/>
        </w:rPr>
        <w:t>S</w:t>
      </w:r>
      <w:r w:rsidRPr="00A2608A">
        <w:rPr>
          <w:rFonts w:cs="Times New Roman"/>
          <w:szCs w:val="20"/>
        </w:rPr>
        <w:t xml:space="preserve">ome of the </w:t>
      </w:r>
      <w:r w:rsidRPr="00A2608A" w:rsidR="002641A5">
        <w:rPr>
          <w:rFonts w:cs="Times New Roman"/>
          <w:szCs w:val="20"/>
        </w:rPr>
        <w:t>I</w:t>
      </w:r>
      <w:r w:rsidRPr="00A2608A">
        <w:rPr>
          <w:rFonts w:cs="Times New Roman"/>
          <w:szCs w:val="20"/>
        </w:rPr>
        <w:t xml:space="preserve">ssues </w:t>
      </w:r>
      <w:r w:rsidRPr="00A2608A" w:rsidR="002641A5">
        <w:rPr>
          <w:rFonts w:cs="Times New Roman"/>
          <w:szCs w:val="20"/>
        </w:rPr>
        <w:t>T</w:t>
      </w:r>
      <w:r w:rsidRPr="00A2608A">
        <w:rPr>
          <w:rFonts w:cs="Times New Roman"/>
          <w:szCs w:val="20"/>
        </w:rPr>
        <w:t xml:space="preserve">hat </w:t>
      </w:r>
      <w:r w:rsidRPr="00A2608A" w:rsidR="002641A5">
        <w:rPr>
          <w:rFonts w:cs="Times New Roman"/>
          <w:szCs w:val="20"/>
        </w:rPr>
        <w:t>M</w:t>
      </w:r>
      <w:r w:rsidRPr="00A2608A">
        <w:rPr>
          <w:rFonts w:cs="Times New Roman"/>
          <w:szCs w:val="20"/>
        </w:rPr>
        <w:t xml:space="preserve">ay </w:t>
      </w:r>
      <w:r w:rsidRPr="00A2608A" w:rsidR="002641A5">
        <w:rPr>
          <w:rFonts w:cs="Times New Roman"/>
          <w:szCs w:val="20"/>
        </w:rPr>
        <w:t>A</w:t>
      </w:r>
      <w:r w:rsidRPr="00A2608A">
        <w:rPr>
          <w:rFonts w:cs="Times New Roman"/>
          <w:szCs w:val="20"/>
        </w:rPr>
        <w:t>rise</w:t>
      </w:r>
      <w:r w:rsidRPr="00A2608A" w:rsidR="00CF0E5D">
        <w:rPr>
          <w:rFonts w:cs="Times New Roman"/>
          <w:szCs w:val="20"/>
        </w:rPr>
        <w:t xml:space="preserve"> </w:t>
      </w:r>
      <w:r w:rsidRPr="00A2608A">
        <w:rPr>
          <w:rFonts w:cs="Times New Roman"/>
          <w:szCs w:val="20"/>
        </w:rPr>
        <w:t xml:space="preserve">– iLaw2024 The ILS Global Forum on International Law AAA-ICDR International Arbitration Track </w:t>
      </w:r>
      <w:r w:rsidRPr="00A2608A" w:rsidR="00CF0E5D">
        <w:rPr>
          <w:rFonts w:cs="Times New Roman"/>
          <w:szCs w:val="20"/>
        </w:rPr>
        <w:t>(February</w:t>
      </w:r>
      <w:r w:rsidRPr="00A2608A">
        <w:rPr>
          <w:rFonts w:cs="Times New Roman"/>
          <w:szCs w:val="20"/>
        </w:rPr>
        <w:t xml:space="preserve"> 16,</w:t>
      </w:r>
      <w:r w:rsidRPr="00A2608A" w:rsidR="00CF0E5D">
        <w:rPr>
          <w:rFonts w:cs="Times New Roman"/>
          <w:szCs w:val="20"/>
        </w:rPr>
        <w:t xml:space="preserve"> 2024)</w:t>
      </w:r>
    </w:p>
    <w:p w:rsidRPr="00A2608A" w:rsidR="00CF0E5D" w:rsidP="00D475A4" w:rsidRDefault="006858FD" w14:paraId="2C2A287C" w14:textId="25B76E4C">
      <w:pPr>
        <w:pStyle w:val="BulletList"/>
        <w:rPr>
          <w:rFonts w:cs="Times New Roman"/>
          <w:szCs w:val="20"/>
        </w:rPr>
      </w:pPr>
      <w:r w:rsidRPr="00A2608A">
        <w:rPr>
          <w:rFonts w:cs="Times New Roman"/>
          <w:szCs w:val="20"/>
        </w:rPr>
        <w:t>Considerations About the Seat of Arbitration – Georgetown Brazilian Arbitration Day, University law Centre, Washington D.C. (January 24, 2024)</w:t>
      </w:r>
    </w:p>
    <w:p w:rsidRPr="00A2608A" w:rsidR="00CF0E5D" w:rsidP="00D475A4" w:rsidRDefault="00C3024B" w14:paraId="583D91D1" w14:textId="0703D80E">
      <w:pPr>
        <w:pStyle w:val="BulletList"/>
        <w:rPr>
          <w:rFonts w:cs="Times New Roman"/>
          <w:szCs w:val="20"/>
        </w:rPr>
      </w:pPr>
      <w:r w:rsidRPr="00A2608A">
        <w:rPr>
          <w:rFonts w:cs="Times New Roman"/>
          <w:szCs w:val="20"/>
        </w:rPr>
        <w:t>Greener Grass or Scorched Earth: The Impact of Legislation and Court Reform on Arbitration Friendliness in the Americas</w:t>
      </w:r>
      <w:r w:rsidRPr="00A2608A" w:rsidR="00CF0E5D">
        <w:rPr>
          <w:rFonts w:cs="Times New Roman"/>
          <w:szCs w:val="20"/>
        </w:rPr>
        <w:t xml:space="preserve"> </w:t>
      </w:r>
      <w:r w:rsidRPr="00A2608A">
        <w:rPr>
          <w:rFonts w:cs="Times New Roman"/>
          <w:szCs w:val="20"/>
        </w:rPr>
        <w:t xml:space="preserve">– Chartered Institute – North American Branch and JAMS, Miami </w:t>
      </w:r>
      <w:r w:rsidRPr="00A2608A" w:rsidR="00CF0E5D">
        <w:rPr>
          <w:rFonts w:cs="Times New Roman"/>
          <w:szCs w:val="20"/>
        </w:rPr>
        <w:t>(</w:t>
      </w:r>
      <w:r w:rsidRPr="00A2608A">
        <w:rPr>
          <w:rFonts w:cs="Times New Roman"/>
          <w:szCs w:val="20"/>
        </w:rPr>
        <w:t xml:space="preserve">November </w:t>
      </w:r>
      <w:r w:rsidRPr="00A2608A" w:rsidR="006858FD">
        <w:rPr>
          <w:rFonts w:cs="Times New Roman"/>
          <w:szCs w:val="20"/>
        </w:rPr>
        <w:t xml:space="preserve">8, </w:t>
      </w:r>
      <w:r w:rsidRPr="00A2608A" w:rsidR="00CF0E5D">
        <w:rPr>
          <w:rFonts w:cs="Times New Roman"/>
          <w:szCs w:val="20"/>
        </w:rPr>
        <w:t>2023)</w:t>
      </w:r>
    </w:p>
    <w:p w:rsidRPr="00A2608A" w:rsidR="00C3024B" w:rsidP="00D475A4" w:rsidRDefault="00C3024B" w14:paraId="76F7DF11" w14:textId="726020F9">
      <w:pPr>
        <w:pStyle w:val="BulletList"/>
        <w:rPr>
          <w:rFonts w:eastAsia="Calibri" w:cs="Times New Roman"/>
          <w:szCs w:val="20"/>
        </w:rPr>
      </w:pPr>
      <w:r w:rsidRPr="00A2608A">
        <w:rPr>
          <w:rFonts w:eastAsia="Calibri" w:cs="Times New Roman"/>
          <w:szCs w:val="20"/>
        </w:rPr>
        <w:t xml:space="preserve">Roundtable on Enforcement Proceedings, Asset Tracing and Funding to Enforce and Collect </w:t>
      </w:r>
      <w:r w:rsidRPr="00A2608A">
        <w:rPr>
          <w:rFonts w:cs="Times New Roman"/>
          <w:szCs w:val="20"/>
        </w:rPr>
        <w:t>–Miami International Arbitration Society</w:t>
      </w:r>
      <w:r w:rsidRPr="00A2608A" w:rsidR="006858FD">
        <w:rPr>
          <w:rFonts w:cs="Times New Roman"/>
          <w:szCs w:val="20"/>
        </w:rPr>
        <w:t>, Miami (October 18, 2023)</w:t>
      </w:r>
    </w:p>
    <w:p w:rsidRPr="00A2608A" w:rsidR="00CF0E5D" w:rsidP="00D475A4" w:rsidRDefault="00CF0E5D" w14:paraId="676A0C00" w14:textId="57EC7CA6">
      <w:pPr>
        <w:pStyle w:val="BulletList"/>
        <w:rPr>
          <w:rFonts w:cs="Times New Roman"/>
          <w:szCs w:val="20"/>
        </w:rPr>
      </w:pPr>
      <w:r w:rsidRPr="00A2608A">
        <w:rPr>
          <w:rFonts w:cs="Times New Roman"/>
          <w:szCs w:val="20"/>
          <w:lang w:val="en-GB"/>
        </w:rPr>
        <w:t xml:space="preserve">Business </w:t>
      </w:r>
      <w:r w:rsidRPr="00A2608A" w:rsidR="0082527C">
        <w:rPr>
          <w:rFonts w:cs="Times New Roman"/>
          <w:szCs w:val="20"/>
          <w:lang w:val="en-GB"/>
        </w:rPr>
        <w:t>C</w:t>
      </w:r>
      <w:r w:rsidRPr="00A2608A">
        <w:rPr>
          <w:rFonts w:cs="Times New Roman"/>
          <w:szCs w:val="20"/>
          <w:lang w:val="en-GB"/>
        </w:rPr>
        <w:t xml:space="preserve">ontracts and </w:t>
      </w:r>
      <w:r w:rsidRPr="00A2608A" w:rsidR="0082527C">
        <w:rPr>
          <w:rFonts w:cs="Times New Roman"/>
          <w:szCs w:val="20"/>
          <w:lang w:val="en-GB"/>
        </w:rPr>
        <w:t>A</w:t>
      </w:r>
      <w:r w:rsidRPr="00A2608A">
        <w:rPr>
          <w:rFonts w:cs="Times New Roman"/>
          <w:szCs w:val="20"/>
          <w:lang w:val="en-GB"/>
        </w:rPr>
        <w:t xml:space="preserve">rbitration in </w:t>
      </w:r>
      <w:r w:rsidRPr="00A2608A" w:rsidR="0082527C">
        <w:rPr>
          <w:rFonts w:cs="Times New Roman"/>
          <w:szCs w:val="20"/>
          <w:lang w:val="en-GB"/>
        </w:rPr>
        <w:t>R</w:t>
      </w:r>
      <w:r w:rsidRPr="00A2608A">
        <w:rPr>
          <w:rFonts w:cs="Times New Roman"/>
          <w:szCs w:val="20"/>
          <w:lang w:val="en-GB"/>
        </w:rPr>
        <w:t xml:space="preserve">egulated </w:t>
      </w:r>
      <w:r w:rsidRPr="00A2608A" w:rsidR="0082527C">
        <w:rPr>
          <w:rFonts w:cs="Times New Roman"/>
          <w:szCs w:val="20"/>
          <w:lang w:val="en-GB"/>
        </w:rPr>
        <w:t>S</w:t>
      </w:r>
      <w:r w:rsidRPr="00A2608A">
        <w:rPr>
          <w:rFonts w:cs="Times New Roman"/>
          <w:szCs w:val="20"/>
          <w:lang w:val="en-GB"/>
        </w:rPr>
        <w:t xml:space="preserve">ectors: </w:t>
      </w:r>
      <w:r w:rsidRPr="00A2608A" w:rsidR="0082527C">
        <w:rPr>
          <w:rFonts w:cs="Times New Roman"/>
          <w:szCs w:val="20"/>
          <w:lang w:val="en-GB"/>
        </w:rPr>
        <w:t>P</w:t>
      </w:r>
      <w:r w:rsidRPr="00A2608A">
        <w:rPr>
          <w:rFonts w:cs="Times New Roman"/>
          <w:szCs w:val="20"/>
          <w:lang w:val="en-GB"/>
        </w:rPr>
        <w:t xml:space="preserve">arty </w:t>
      </w:r>
      <w:r w:rsidRPr="00A2608A" w:rsidR="0082527C">
        <w:rPr>
          <w:rFonts w:cs="Times New Roman"/>
          <w:szCs w:val="20"/>
          <w:lang w:val="en-GB"/>
        </w:rPr>
        <w:t>A</w:t>
      </w:r>
      <w:r w:rsidRPr="00A2608A">
        <w:rPr>
          <w:rFonts w:cs="Times New Roman"/>
          <w:szCs w:val="20"/>
          <w:lang w:val="en-GB"/>
        </w:rPr>
        <w:t xml:space="preserve">utonomy and </w:t>
      </w:r>
      <w:r w:rsidRPr="00A2608A" w:rsidR="0082527C">
        <w:rPr>
          <w:rFonts w:cs="Times New Roman"/>
          <w:szCs w:val="20"/>
          <w:lang w:val="en-GB"/>
        </w:rPr>
        <w:t>R</w:t>
      </w:r>
      <w:r w:rsidRPr="00A2608A">
        <w:rPr>
          <w:rFonts w:cs="Times New Roman"/>
          <w:szCs w:val="20"/>
          <w:lang w:val="en-GB"/>
        </w:rPr>
        <w:t xml:space="preserve">egulatory </w:t>
      </w:r>
      <w:r w:rsidRPr="00A2608A" w:rsidR="0082527C">
        <w:rPr>
          <w:rFonts w:cs="Times New Roman"/>
          <w:szCs w:val="20"/>
          <w:lang w:val="en-GB"/>
        </w:rPr>
        <w:t>H</w:t>
      </w:r>
      <w:r w:rsidRPr="00A2608A">
        <w:rPr>
          <w:rFonts w:cs="Times New Roman"/>
          <w:szCs w:val="20"/>
          <w:lang w:val="en-GB"/>
        </w:rPr>
        <w:t>eteronomy</w:t>
      </w:r>
      <w:r w:rsidRPr="00A2608A" w:rsidR="00C3024B">
        <w:rPr>
          <w:rFonts w:cs="Times New Roman"/>
          <w:szCs w:val="20"/>
          <w:lang w:val="en-GB"/>
        </w:rPr>
        <w:t xml:space="preserve"> –</w:t>
      </w:r>
      <w:r w:rsidRPr="00A2608A" w:rsidR="006A7346">
        <w:rPr>
          <w:rFonts w:cs="Times New Roman"/>
          <w:szCs w:val="20"/>
          <w:lang w:val="en-GB"/>
        </w:rPr>
        <w:t xml:space="preserve"> </w:t>
      </w:r>
      <w:r w:rsidRPr="00A2608A" w:rsidR="00C3024B">
        <w:rPr>
          <w:rFonts w:cs="Times New Roman"/>
          <w:szCs w:val="20"/>
          <w:lang w:val="en-GB"/>
        </w:rPr>
        <w:t>CBAR 22</w:t>
      </w:r>
      <w:r w:rsidRPr="00A2608A" w:rsidR="00C3024B">
        <w:rPr>
          <w:rFonts w:cs="Times New Roman"/>
          <w:szCs w:val="20"/>
          <w:vertAlign w:val="superscript"/>
          <w:lang w:val="en-GB"/>
        </w:rPr>
        <w:t>nd</w:t>
      </w:r>
      <w:r w:rsidRPr="00A2608A" w:rsidR="00C3024B">
        <w:rPr>
          <w:rFonts w:cs="Times New Roman"/>
          <w:szCs w:val="20"/>
          <w:lang w:val="en-GB"/>
        </w:rPr>
        <w:t xml:space="preserve"> International Arbitration Conference</w:t>
      </w:r>
      <w:r w:rsidRPr="00A2608A" w:rsidR="00C3024B">
        <w:rPr>
          <w:rFonts w:cs="Times New Roman"/>
          <w:szCs w:val="20"/>
        </w:rPr>
        <w:t>, Rio de Janeiro</w:t>
      </w:r>
      <w:r w:rsidRPr="00A2608A">
        <w:rPr>
          <w:rFonts w:cs="Times New Roman"/>
          <w:szCs w:val="20"/>
        </w:rPr>
        <w:t xml:space="preserve"> (September </w:t>
      </w:r>
      <w:r w:rsidRPr="00A2608A" w:rsidR="006858FD">
        <w:rPr>
          <w:rFonts w:cs="Times New Roman"/>
          <w:szCs w:val="20"/>
        </w:rPr>
        <w:t xml:space="preserve">14, </w:t>
      </w:r>
      <w:r w:rsidRPr="00A2608A">
        <w:rPr>
          <w:rFonts w:cs="Times New Roman"/>
          <w:szCs w:val="20"/>
        </w:rPr>
        <w:t>2023)</w:t>
      </w:r>
    </w:p>
    <w:p w:rsidRPr="00A2608A" w:rsidR="00CF0E5D" w:rsidP="00D475A4" w:rsidRDefault="00CF0E5D" w14:paraId="7408BA7A" w14:textId="20C2ACC0">
      <w:pPr>
        <w:pStyle w:val="BulletList"/>
        <w:rPr>
          <w:rFonts w:cs="Times New Roman"/>
          <w:szCs w:val="20"/>
        </w:rPr>
      </w:pPr>
      <w:r w:rsidRPr="00A2608A">
        <w:rPr>
          <w:rFonts w:cs="Times New Roman"/>
          <w:szCs w:val="20"/>
        </w:rPr>
        <w:t xml:space="preserve">The Arbitration Proceedings – Summer School on International Arbitration, NOVA School of Law, Lisbon (July 2023) </w:t>
      </w:r>
    </w:p>
    <w:p w:rsidRPr="00A2608A" w:rsidR="003B0804" w:rsidP="00D475A4" w:rsidRDefault="003B0804" w14:paraId="633E1978" w14:textId="439D48C6">
      <w:pPr>
        <w:pStyle w:val="BulletList"/>
        <w:rPr>
          <w:rFonts w:cs="Times New Roman"/>
          <w:szCs w:val="20"/>
        </w:rPr>
      </w:pPr>
      <w:r w:rsidRPr="00A2608A">
        <w:rPr>
          <w:rFonts w:cs="Times New Roman"/>
          <w:szCs w:val="20"/>
        </w:rPr>
        <w:t>Corruption in International Arbitration and Enforcement Proceedings – Annual Conference of the Penn Carey Law International Arbitration Association (March 24, 2023)</w:t>
      </w:r>
    </w:p>
    <w:p w:rsidRPr="00A2608A" w:rsidR="003B0804" w:rsidP="00D475A4" w:rsidRDefault="003B0804" w14:paraId="2AACCFA1" w14:textId="38328B70">
      <w:pPr>
        <w:pStyle w:val="BulletList"/>
        <w:rPr>
          <w:rFonts w:cs="Times New Roman"/>
          <w:szCs w:val="20"/>
        </w:rPr>
      </w:pPr>
      <w:r w:rsidRPr="00A2608A">
        <w:rPr>
          <w:rFonts w:cs="Times New Roman"/>
          <w:szCs w:val="20"/>
        </w:rPr>
        <w:t>Discovery in International Arbitration – Brazilian Arbitration Committee (C</w:t>
      </w:r>
      <w:r w:rsidRPr="00A2608A" w:rsidR="006858FD">
        <w:rPr>
          <w:rFonts w:cs="Times New Roman"/>
          <w:szCs w:val="20"/>
        </w:rPr>
        <w:t>BAR</w:t>
      </w:r>
      <w:r w:rsidRPr="00A2608A">
        <w:rPr>
          <w:rFonts w:cs="Times New Roman"/>
          <w:szCs w:val="20"/>
        </w:rPr>
        <w:t>) Study Group Roundtable (March 16, 2023)</w:t>
      </w:r>
    </w:p>
    <w:bookmarkEnd w:id="4"/>
    <w:p w:rsidRPr="00A2608A" w:rsidR="00447059" w:rsidP="00D475A4" w:rsidRDefault="00447059" w14:paraId="5D4AAF13" w14:textId="6F57D115">
      <w:pPr>
        <w:pStyle w:val="BulletList"/>
        <w:rPr>
          <w:rFonts w:cs="Times New Roman"/>
          <w:szCs w:val="20"/>
        </w:rPr>
      </w:pPr>
      <w:r w:rsidRPr="00A2608A">
        <w:rPr>
          <w:rFonts w:cs="Times New Roman"/>
          <w:szCs w:val="20"/>
        </w:rPr>
        <w:t xml:space="preserve">The </w:t>
      </w:r>
      <w:r w:rsidRPr="00A2608A" w:rsidR="0082527C">
        <w:rPr>
          <w:rFonts w:cs="Times New Roman"/>
          <w:szCs w:val="20"/>
        </w:rPr>
        <w:t>P</w:t>
      </w:r>
      <w:r w:rsidRPr="00A2608A">
        <w:rPr>
          <w:rFonts w:cs="Times New Roman"/>
          <w:szCs w:val="20"/>
        </w:rPr>
        <w:t xml:space="preserve">ractical </w:t>
      </w:r>
      <w:r w:rsidRPr="00A2608A" w:rsidR="0082527C">
        <w:rPr>
          <w:rFonts w:cs="Times New Roman"/>
          <w:szCs w:val="20"/>
        </w:rPr>
        <w:t>I</w:t>
      </w:r>
      <w:r w:rsidRPr="00A2608A">
        <w:rPr>
          <w:rFonts w:cs="Times New Roman"/>
          <w:szCs w:val="20"/>
        </w:rPr>
        <w:t xml:space="preserve">mpacts of the Supreme Court’s </w:t>
      </w:r>
      <w:r w:rsidRPr="00A2608A" w:rsidR="0082527C">
        <w:rPr>
          <w:rFonts w:cs="Times New Roman"/>
          <w:szCs w:val="20"/>
        </w:rPr>
        <w:t>R</w:t>
      </w:r>
      <w:r w:rsidRPr="00A2608A">
        <w:rPr>
          <w:rFonts w:cs="Times New Roman"/>
          <w:szCs w:val="20"/>
        </w:rPr>
        <w:t xml:space="preserve">uling on Section 1782 Discovery </w:t>
      </w:r>
      <w:r w:rsidRPr="00A2608A" w:rsidR="00C55A9C">
        <w:rPr>
          <w:rFonts w:cs="Times New Roman"/>
          <w:szCs w:val="20"/>
        </w:rPr>
        <w:t>—</w:t>
      </w:r>
      <w:r w:rsidRPr="00A2608A">
        <w:rPr>
          <w:rFonts w:cs="Times New Roman"/>
          <w:szCs w:val="20"/>
        </w:rPr>
        <w:t xml:space="preserve"> II Brazilian Arbitration Day </w:t>
      </w:r>
      <w:r w:rsidRPr="00A2608A" w:rsidR="001A5688">
        <w:rPr>
          <w:rFonts w:cs="Times New Roman"/>
          <w:szCs w:val="20"/>
        </w:rPr>
        <w:t xml:space="preserve">organized by Georgetown University and Canal Arbitragem </w:t>
      </w:r>
      <w:r w:rsidRPr="00A2608A">
        <w:rPr>
          <w:rFonts w:cs="Times New Roman"/>
          <w:szCs w:val="20"/>
        </w:rPr>
        <w:t>(January 26, 2023)</w:t>
      </w:r>
    </w:p>
    <w:bookmarkEnd w:id="5"/>
    <w:p w:rsidRPr="00A2608A" w:rsidR="00AE0ED0" w:rsidP="00D475A4" w:rsidRDefault="00AE0ED0" w14:paraId="2D1A28CA" w14:textId="18F108A0">
      <w:pPr>
        <w:pStyle w:val="BulletList"/>
        <w:rPr>
          <w:rFonts w:cs="Times New Roman"/>
          <w:szCs w:val="20"/>
        </w:rPr>
      </w:pPr>
      <w:r w:rsidRPr="00A2608A">
        <w:rPr>
          <w:rFonts w:cs="Times New Roman"/>
          <w:szCs w:val="20"/>
        </w:rPr>
        <w:t>Practical Issues on Producing Evidence in International Arbitration</w:t>
      </w:r>
      <w:r w:rsidRPr="00A2608A" w:rsidR="00447059">
        <w:rPr>
          <w:rFonts w:cs="Times New Roman"/>
          <w:szCs w:val="20"/>
        </w:rPr>
        <w:t xml:space="preserve"> </w:t>
      </w:r>
      <w:r w:rsidRPr="00A2608A" w:rsidR="00C55A9C">
        <w:rPr>
          <w:rFonts w:cs="Times New Roman"/>
          <w:szCs w:val="20"/>
        </w:rPr>
        <w:t>—</w:t>
      </w:r>
      <w:r w:rsidRPr="00A2608A">
        <w:rPr>
          <w:rFonts w:cs="Times New Roman"/>
          <w:szCs w:val="20"/>
        </w:rPr>
        <w:t xml:space="preserve">New York University, Columbia University, and the </w:t>
      </w:r>
      <w:proofErr w:type="gramStart"/>
      <w:r w:rsidRPr="00A2608A">
        <w:rPr>
          <w:rFonts w:cs="Times New Roman"/>
          <w:szCs w:val="20"/>
        </w:rPr>
        <w:t>Brazilian-American</w:t>
      </w:r>
      <w:proofErr w:type="gramEnd"/>
      <w:r w:rsidRPr="00A2608A">
        <w:rPr>
          <w:rFonts w:cs="Times New Roman"/>
          <w:szCs w:val="20"/>
        </w:rPr>
        <w:t xml:space="preserve"> Chamber of Commerce (August 26, 2022) </w:t>
      </w:r>
    </w:p>
    <w:p w:rsidRPr="00A2608A" w:rsidR="006B0CD8" w:rsidP="00D475A4" w:rsidRDefault="006B0CD8" w14:paraId="3A889FB0" w14:textId="1034886D">
      <w:pPr>
        <w:pStyle w:val="BulletList"/>
        <w:rPr>
          <w:rFonts w:cs="Times New Roman"/>
          <w:szCs w:val="20"/>
        </w:rPr>
      </w:pPr>
      <w:r w:rsidRPr="00A2608A">
        <w:rPr>
          <w:rFonts w:cs="Times New Roman"/>
          <w:szCs w:val="20"/>
        </w:rPr>
        <w:t xml:space="preserve">Closing Remarks of </w:t>
      </w:r>
      <w:r w:rsidRPr="00A2608A" w:rsidR="00447059">
        <w:rPr>
          <w:rFonts w:cs="Times New Roman"/>
          <w:szCs w:val="20"/>
        </w:rPr>
        <w:t xml:space="preserve">I </w:t>
      </w:r>
      <w:r w:rsidRPr="00A2608A">
        <w:rPr>
          <w:rFonts w:cs="Times New Roman"/>
          <w:szCs w:val="20"/>
        </w:rPr>
        <w:t xml:space="preserve">Brazilian Arbitration Day </w:t>
      </w:r>
      <w:r w:rsidRPr="00A2608A" w:rsidR="006E0D38">
        <w:rPr>
          <w:rFonts w:cs="Times New Roman"/>
          <w:szCs w:val="20"/>
        </w:rPr>
        <w:t xml:space="preserve">- </w:t>
      </w:r>
      <w:r w:rsidRPr="00A2608A" w:rsidR="0016656F">
        <w:rPr>
          <w:rFonts w:cs="Times New Roman"/>
          <w:szCs w:val="20"/>
        </w:rPr>
        <w:t xml:space="preserve">organized by Georgetown University and Canal Arbitragem </w:t>
      </w:r>
      <w:r w:rsidRPr="00A2608A">
        <w:rPr>
          <w:rFonts w:cs="Times New Roman"/>
          <w:szCs w:val="20"/>
        </w:rPr>
        <w:t>(April 8, 2022)</w:t>
      </w:r>
    </w:p>
    <w:p w:rsidRPr="00A2608A" w:rsidR="006B0CD8" w:rsidP="00D475A4" w:rsidRDefault="006B0CD8" w14:paraId="31DE6C66" w14:textId="71E4AC4D">
      <w:pPr>
        <w:pStyle w:val="BulletList"/>
        <w:rPr>
          <w:rFonts w:cs="Times New Roman"/>
          <w:szCs w:val="20"/>
        </w:rPr>
      </w:pPr>
      <w:r w:rsidRPr="00A2608A">
        <w:rPr>
          <w:rFonts w:cs="Times New Roman"/>
          <w:szCs w:val="20"/>
        </w:rPr>
        <w:t xml:space="preserve">Corruption in International Arbitration </w:t>
      </w:r>
      <w:r w:rsidRPr="00A2608A" w:rsidR="00C55A9C">
        <w:rPr>
          <w:rFonts w:cs="Times New Roman"/>
          <w:szCs w:val="20"/>
        </w:rPr>
        <w:t>—</w:t>
      </w:r>
      <w:r w:rsidRPr="00A2608A" w:rsidR="004022BD">
        <w:rPr>
          <w:rFonts w:cs="Times New Roman"/>
          <w:szCs w:val="20"/>
        </w:rPr>
        <w:t xml:space="preserve"> I</w:t>
      </w:r>
      <w:r w:rsidRPr="00A2608A">
        <w:rPr>
          <w:rFonts w:cs="Times New Roman"/>
          <w:szCs w:val="20"/>
        </w:rPr>
        <w:t xml:space="preserve"> Brazilian Arbitration Day Congress</w:t>
      </w:r>
      <w:r w:rsidRPr="00A2608A" w:rsidR="006E0D38">
        <w:rPr>
          <w:rFonts w:cs="Times New Roman"/>
          <w:szCs w:val="20"/>
        </w:rPr>
        <w:t xml:space="preserve"> </w:t>
      </w:r>
      <w:r w:rsidRPr="00A2608A" w:rsidR="001A5688">
        <w:rPr>
          <w:rFonts w:cs="Times New Roman"/>
          <w:szCs w:val="20"/>
        </w:rPr>
        <w:t xml:space="preserve">organized by Georgetown University and Canal Arbitragem </w:t>
      </w:r>
      <w:r w:rsidRPr="00A2608A">
        <w:rPr>
          <w:rFonts w:cs="Times New Roman"/>
          <w:szCs w:val="20"/>
        </w:rPr>
        <w:t>(April 8, 2022)</w:t>
      </w:r>
    </w:p>
    <w:p w:rsidRPr="00A2608A" w:rsidR="00660EF7" w:rsidP="00D475A4" w:rsidRDefault="00660EF7" w14:paraId="52079CA1" w14:textId="29FE09BC">
      <w:pPr>
        <w:pStyle w:val="BulletList"/>
        <w:rPr>
          <w:rFonts w:cs="Times New Roman"/>
          <w:szCs w:val="20"/>
        </w:rPr>
      </w:pPr>
      <w:r w:rsidRPr="00A2608A">
        <w:rPr>
          <w:rFonts w:cs="Times New Roman"/>
          <w:szCs w:val="20"/>
        </w:rPr>
        <w:t xml:space="preserve">Supply Chain Disputes </w:t>
      </w:r>
      <w:r w:rsidRPr="00A2608A" w:rsidR="00C55A9C">
        <w:rPr>
          <w:rFonts w:cs="Times New Roman"/>
          <w:szCs w:val="20"/>
        </w:rPr>
        <w:t>—</w:t>
      </w:r>
      <w:r w:rsidRPr="00A2608A">
        <w:rPr>
          <w:rFonts w:cs="Times New Roman"/>
          <w:szCs w:val="20"/>
        </w:rPr>
        <w:t xml:space="preserve"> AAA-ICDR International Arbitration Track of the Florida Bar’s International </w:t>
      </w:r>
      <w:r w:rsidRPr="00A2608A" w:rsidR="0082527C">
        <w:rPr>
          <w:rFonts w:cs="Times New Roman"/>
          <w:szCs w:val="20"/>
        </w:rPr>
        <w:t>L</w:t>
      </w:r>
      <w:r w:rsidRPr="00A2608A">
        <w:rPr>
          <w:rFonts w:cs="Times New Roman"/>
          <w:szCs w:val="20"/>
        </w:rPr>
        <w:t>aw Sectional Annual Event (April 1, 2022)</w:t>
      </w:r>
    </w:p>
    <w:p w:rsidRPr="00A2608A" w:rsidR="00660EF7" w:rsidP="00D475A4" w:rsidRDefault="00322400" w14:paraId="51CD6097" w14:textId="11C844FF">
      <w:pPr>
        <w:pStyle w:val="BulletList"/>
        <w:rPr>
          <w:rFonts w:cs="Times New Roman"/>
          <w:szCs w:val="20"/>
        </w:rPr>
      </w:pPr>
      <w:r w:rsidRPr="00A2608A">
        <w:rPr>
          <w:rFonts w:cs="Times New Roman"/>
          <w:szCs w:val="20"/>
        </w:rPr>
        <w:t xml:space="preserve">ICDR Rules on International Dispute Resolution Procedures </w:t>
      </w:r>
      <w:r w:rsidRPr="00A2608A" w:rsidR="00C55A9C">
        <w:rPr>
          <w:rFonts w:cs="Times New Roman"/>
          <w:szCs w:val="20"/>
        </w:rPr>
        <w:t>—</w:t>
      </w:r>
      <w:r w:rsidRPr="00A2608A">
        <w:rPr>
          <w:rFonts w:cs="Times New Roman"/>
          <w:szCs w:val="20"/>
        </w:rPr>
        <w:t xml:space="preserve"> The Chartered Institute of Arbitrators (CIArb) Brazil Branch </w:t>
      </w:r>
      <w:r w:rsidRPr="00A2608A" w:rsidR="00660EF7">
        <w:rPr>
          <w:rFonts w:cs="Times New Roman"/>
          <w:szCs w:val="20"/>
        </w:rPr>
        <w:t>(December 8, 2021)</w:t>
      </w:r>
    </w:p>
    <w:p w:rsidRPr="00A2608A" w:rsidR="00660EF7" w:rsidP="00D475A4" w:rsidRDefault="002562D7" w14:paraId="7C2A5FE9" w14:textId="4B0B99FE">
      <w:pPr>
        <w:pStyle w:val="BulletList"/>
        <w:rPr>
          <w:rFonts w:cs="Times New Roman"/>
          <w:szCs w:val="20"/>
        </w:rPr>
      </w:pPr>
      <w:r w:rsidRPr="00A2608A">
        <w:rPr>
          <w:rFonts w:cs="Times New Roman"/>
          <w:szCs w:val="20"/>
        </w:rPr>
        <w:t xml:space="preserve">Hot Topics Related </w:t>
      </w:r>
      <w:proofErr w:type="gramStart"/>
      <w:r w:rsidRPr="00A2608A">
        <w:rPr>
          <w:rFonts w:cs="Times New Roman"/>
          <w:szCs w:val="20"/>
        </w:rPr>
        <w:t>To</w:t>
      </w:r>
      <w:proofErr w:type="gramEnd"/>
      <w:r w:rsidRPr="00A2608A">
        <w:rPr>
          <w:rFonts w:cs="Times New Roman"/>
          <w:szCs w:val="20"/>
        </w:rPr>
        <w:t xml:space="preserve"> Arbitration </w:t>
      </w:r>
      <w:r w:rsidRPr="00A2608A" w:rsidR="00C55A9C">
        <w:rPr>
          <w:rFonts w:cs="Times New Roman"/>
          <w:szCs w:val="20"/>
        </w:rPr>
        <w:t xml:space="preserve">— </w:t>
      </w:r>
      <w:proofErr w:type="gramStart"/>
      <w:r w:rsidRPr="00A2608A">
        <w:rPr>
          <w:rFonts w:cs="Times New Roman"/>
          <w:szCs w:val="20"/>
        </w:rPr>
        <w:t>Brazilian-American</w:t>
      </w:r>
      <w:proofErr w:type="gramEnd"/>
      <w:r w:rsidRPr="00A2608A">
        <w:rPr>
          <w:rFonts w:cs="Times New Roman"/>
          <w:szCs w:val="20"/>
        </w:rPr>
        <w:t xml:space="preserve"> Chamber of Commerce, </w:t>
      </w:r>
      <w:r w:rsidRPr="00A2608A" w:rsidR="00660EF7">
        <w:rPr>
          <w:rFonts w:cs="Times New Roman"/>
          <w:szCs w:val="20"/>
        </w:rPr>
        <w:t>New York</w:t>
      </w:r>
      <w:r w:rsidRPr="00A2608A">
        <w:rPr>
          <w:rFonts w:cs="Times New Roman"/>
          <w:szCs w:val="20"/>
        </w:rPr>
        <w:t xml:space="preserve"> City</w:t>
      </w:r>
      <w:r w:rsidRPr="00A2608A" w:rsidR="00660EF7">
        <w:rPr>
          <w:rFonts w:cs="Times New Roman"/>
          <w:szCs w:val="20"/>
        </w:rPr>
        <w:t xml:space="preserve"> (November 30, 2021)</w:t>
      </w:r>
    </w:p>
    <w:p w:rsidRPr="00A2608A" w:rsidR="007B2E82" w:rsidP="00D475A4" w:rsidRDefault="007B2E82" w14:paraId="484188C4" w14:textId="2D315AA9">
      <w:pPr>
        <w:pStyle w:val="BulletList"/>
        <w:rPr>
          <w:rFonts w:cs="Times New Roman"/>
          <w:szCs w:val="20"/>
        </w:rPr>
      </w:pPr>
      <w:r w:rsidRPr="00A2608A">
        <w:rPr>
          <w:rFonts w:cs="Times New Roman"/>
          <w:szCs w:val="20"/>
        </w:rPr>
        <w:t xml:space="preserve">Virtual </w:t>
      </w:r>
      <w:r w:rsidRPr="00A2608A" w:rsidR="004C6EC0">
        <w:rPr>
          <w:rFonts w:cs="Times New Roman"/>
          <w:szCs w:val="20"/>
        </w:rPr>
        <w:t>H</w:t>
      </w:r>
      <w:r w:rsidRPr="00A2608A">
        <w:rPr>
          <w:rFonts w:cs="Times New Roman"/>
          <w:szCs w:val="20"/>
        </w:rPr>
        <w:t>earings in International Arbitration –</w:t>
      </w:r>
      <w:r w:rsidRPr="00A2608A">
        <w:rPr>
          <w:rFonts w:cs="Times New Roman"/>
          <w:iCs/>
          <w:szCs w:val="20"/>
        </w:rPr>
        <w:t>Vancouver International Arbitration Centre Webinar</w:t>
      </w:r>
      <w:r w:rsidRPr="00A2608A">
        <w:rPr>
          <w:rFonts w:cs="Times New Roman"/>
          <w:szCs w:val="20"/>
        </w:rPr>
        <w:t xml:space="preserve"> (October 5, 2020)</w:t>
      </w:r>
    </w:p>
    <w:p w:rsidRPr="00A2608A" w:rsidR="007B2E82" w:rsidP="00D475A4" w:rsidRDefault="007B2E82" w14:paraId="5301B14E" w14:textId="2E957625">
      <w:pPr>
        <w:pStyle w:val="BulletList"/>
        <w:rPr>
          <w:rFonts w:cs="Times New Roman"/>
          <w:szCs w:val="20"/>
        </w:rPr>
      </w:pPr>
      <w:r w:rsidRPr="00A2608A">
        <w:rPr>
          <w:rFonts w:cs="Times New Roman"/>
          <w:szCs w:val="20"/>
        </w:rPr>
        <w:t>Key Considerations for Legal Positions on Force Majeure: Practical Steps if Disputes are Inevitable – </w:t>
      </w:r>
      <w:r w:rsidRPr="00A2608A">
        <w:rPr>
          <w:rFonts w:cs="Times New Roman"/>
          <w:iCs/>
          <w:szCs w:val="20"/>
        </w:rPr>
        <w:t xml:space="preserve">Nairobi Centre </w:t>
      </w:r>
      <w:proofErr w:type="gramStart"/>
      <w:r w:rsidRPr="00A2608A">
        <w:rPr>
          <w:rFonts w:cs="Times New Roman"/>
          <w:iCs/>
          <w:szCs w:val="20"/>
        </w:rPr>
        <w:t>For</w:t>
      </w:r>
      <w:proofErr w:type="gramEnd"/>
      <w:r w:rsidRPr="00A2608A">
        <w:rPr>
          <w:rFonts w:cs="Times New Roman"/>
          <w:iCs/>
          <w:szCs w:val="20"/>
        </w:rPr>
        <w:t xml:space="preserve"> International Arbitration Webinar</w:t>
      </w:r>
      <w:r w:rsidRPr="00A2608A">
        <w:rPr>
          <w:rFonts w:cs="Times New Roman"/>
          <w:szCs w:val="20"/>
        </w:rPr>
        <w:t xml:space="preserve"> (August 13, 2020)</w:t>
      </w:r>
    </w:p>
    <w:p w:rsidRPr="00A2608A" w:rsidR="007B2E82" w:rsidP="00D475A4" w:rsidRDefault="007B2E82" w14:paraId="1A811547" w14:textId="4008C095">
      <w:pPr>
        <w:pStyle w:val="BulletList"/>
        <w:rPr>
          <w:rFonts w:cs="Times New Roman"/>
          <w:szCs w:val="20"/>
          <w:lang w:val="pt-BR"/>
        </w:rPr>
      </w:pPr>
      <w:r w:rsidRPr="00A2608A">
        <w:rPr>
          <w:rFonts w:cs="Times New Roman"/>
          <w:szCs w:val="20"/>
          <w:lang w:val="pt-BR"/>
        </w:rPr>
        <w:t xml:space="preserve">Procedimentos </w:t>
      </w:r>
      <w:r w:rsidRPr="00A2608A" w:rsidR="004C6EC0">
        <w:rPr>
          <w:rFonts w:cs="Times New Roman"/>
          <w:szCs w:val="20"/>
          <w:lang w:val="pt-BR"/>
        </w:rPr>
        <w:t>V</w:t>
      </w:r>
      <w:r w:rsidRPr="00A2608A">
        <w:rPr>
          <w:rFonts w:cs="Times New Roman"/>
          <w:szCs w:val="20"/>
          <w:lang w:val="pt-BR"/>
        </w:rPr>
        <w:t xml:space="preserve">irtuais e </w:t>
      </w:r>
      <w:r w:rsidRPr="00A2608A" w:rsidR="004C6EC0">
        <w:rPr>
          <w:rFonts w:cs="Times New Roman"/>
          <w:szCs w:val="20"/>
          <w:lang w:val="pt-BR"/>
        </w:rPr>
        <w:t>T</w:t>
      </w:r>
      <w:r w:rsidRPr="00A2608A">
        <w:rPr>
          <w:rFonts w:cs="Times New Roman"/>
          <w:szCs w:val="20"/>
          <w:lang w:val="pt-BR"/>
        </w:rPr>
        <w:t xml:space="preserve">áticas de </w:t>
      </w:r>
      <w:r w:rsidRPr="00A2608A" w:rsidR="004C6EC0">
        <w:rPr>
          <w:rFonts w:cs="Times New Roman"/>
          <w:szCs w:val="20"/>
          <w:lang w:val="pt-BR"/>
        </w:rPr>
        <w:t>G</w:t>
      </w:r>
      <w:r w:rsidRPr="00A2608A">
        <w:rPr>
          <w:rFonts w:cs="Times New Roman"/>
          <w:szCs w:val="20"/>
          <w:lang w:val="pt-BR"/>
        </w:rPr>
        <w:t xml:space="preserve">uerrilha em </w:t>
      </w:r>
      <w:r w:rsidRPr="00A2608A" w:rsidR="004C6EC0">
        <w:rPr>
          <w:rFonts w:cs="Times New Roman"/>
          <w:szCs w:val="20"/>
          <w:lang w:val="pt-BR"/>
        </w:rPr>
        <w:t>A</w:t>
      </w:r>
      <w:r w:rsidRPr="00A2608A">
        <w:rPr>
          <w:rFonts w:cs="Times New Roman"/>
          <w:szCs w:val="20"/>
          <w:lang w:val="pt-BR"/>
        </w:rPr>
        <w:t xml:space="preserve">rbitragem – </w:t>
      </w:r>
      <w:r w:rsidRPr="00A2608A">
        <w:rPr>
          <w:rFonts w:cs="Times New Roman"/>
          <w:iCs/>
          <w:szCs w:val="20"/>
          <w:lang w:val="pt-BR"/>
        </w:rPr>
        <w:t>INOVARB A</w:t>
      </w:r>
      <w:r w:rsidRPr="00A2608A" w:rsidR="002562D7">
        <w:rPr>
          <w:rFonts w:cs="Times New Roman"/>
          <w:iCs/>
          <w:szCs w:val="20"/>
          <w:lang w:val="pt-BR"/>
        </w:rPr>
        <w:t>m</w:t>
      </w:r>
      <w:r w:rsidRPr="00A2608A">
        <w:rPr>
          <w:rFonts w:cs="Times New Roman"/>
          <w:iCs/>
          <w:szCs w:val="20"/>
          <w:lang w:val="pt-BR"/>
        </w:rPr>
        <w:t>C</w:t>
      </w:r>
      <w:r w:rsidRPr="00A2608A" w:rsidR="002562D7">
        <w:rPr>
          <w:rFonts w:cs="Times New Roman"/>
          <w:iCs/>
          <w:szCs w:val="20"/>
          <w:lang w:val="pt-BR"/>
        </w:rPr>
        <w:t>ham</w:t>
      </w:r>
      <w:r w:rsidRPr="00A2608A">
        <w:rPr>
          <w:rFonts w:cs="Times New Roman"/>
          <w:iCs/>
          <w:szCs w:val="20"/>
          <w:lang w:val="pt-BR"/>
        </w:rPr>
        <w:t xml:space="preserve"> Brazil Webinar</w:t>
      </w:r>
      <w:r w:rsidRPr="00A2608A">
        <w:rPr>
          <w:rFonts w:cs="Times New Roman"/>
          <w:szCs w:val="20"/>
          <w:lang w:val="pt-BR"/>
        </w:rPr>
        <w:t xml:space="preserve"> (June 4, 2020)</w:t>
      </w:r>
    </w:p>
    <w:p w:rsidRPr="00A2608A" w:rsidR="006B0CD8" w:rsidP="00D475A4" w:rsidRDefault="006B0CD8" w14:paraId="0DB94AC2" w14:textId="2AD0F204">
      <w:pPr>
        <w:pStyle w:val="BulletList"/>
        <w:rPr>
          <w:rFonts w:cs="Times New Roman"/>
          <w:szCs w:val="20"/>
          <w:lang w:val="es-419"/>
        </w:rPr>
      </w:pPr>
      <w:r w:rsidRPr="00A2608A">
        <w:rPr>
          <w:rFonts w:cs="Times New Roman"/>
          <w:szCs w:val="20"/>
          <w:lang w:val="es-419"/>
        </w:rPr>
        <w:t xml:space="preserve">Arbitrajes Virtuales: Ventajas e </w:t>
      </w:r>
      <w:r w:rsidRPr="00A2608A" w:rsidR="004C6EC0">
        <w:rPr>
          <w:rFonts w:cs="Times New Roman"/>
          <w:szCs w:val="20"/>
          <w:lang w:val="es-419"/>
        </w:rPr>
        <w:t>I</w:t>
      </w:r>
      <w:r w:rsidRPr="00A2608A">
        <w:rPr>
          <w:rFonts w:cs="Times New Roman"/>
          <w:szCs w:val="20"/>
          <w:lang w:val="es-419"/>
        </w:rPr>
        <w:t xml:space="preserve">nconvenientes – </w:t>
      </w:r>
      <w:proofErr w:type="spellStart"/>
      <w:r w:rsidRPr="00A2608A">
        <w:rPr>
          <w:rFonts w:cs="Times New Roman"/>
          <w:szCs w:val="20"/>
          <w:lang w:val="es-419"/>
        </w:rPr>
        <w:t>Webinar</w:t>
      </w:r>
      <w:proofErr w:type="spellEnd"/>
      <w:r w:rsidRPr="00A2608A">
        <w:rPr>
          <w:rFonts w:cs="Times New Roman"/>
          <w:szCs w:val="20"/>
          <w:lang w:val="es-419"/>
        </w:rPr>
        <w:t xml:space="preserve"> </w:t>
      </w:r>
      <w:proofErr w:type="spellStart"/>
      <w:r w:rsidRPr="00A2608A">
        <w:rPr>
          <w:rFonts w:cs="Times New Roman"/>
          <w:szCs w:val="20"/>
          <w:lang w:val="es-419"/>
        </w:rPr>
        <w:t>organiz</w:t>
      </w:r>
      <w:r w:rsidRPr="00A2608A" w:rsidR="00A062BF">
        <w:rPr>
          <w:rFonts w:cs="Times New Roman"/>
          <w:szCs w:val="20"/>
          <w:lang w:val="es-419"/>
        </w:rPr>
        <w:t>e</w:t>
      </w:r>
      <w:r w:rsidRPr="00A2608A">
        <w:rPr>
          <w:rFonts w:cs="Times New Roman"/>
          <w:szCs w:val="20"/>
          <w:lang w:val="es-419"/>
        </w:rPr>
        <w:t>d</w:t>
      </w:r>
      <w:proofErr w:type="spellEnd"/>
      <w:r w:rsidRPr="00A2608A">
        <w:rPr>
          <w:rFonts w:cs="Times New Roman"/>
          <w:szCs w:val="20"/>
          <w:lang w:val="es-419"/>
        </w:rPr>
        <w:t xml:space="preserve"> </w:t>
      </w:r>
      <w:proofErr w:type="spellStart"/>
      <w:r w:rsidRPr="00A2608A">
        <w:rPr>
          <w:rFonts w:cs="Times New Roman"/>
          <w:szCs w:val="20"/>
          <w:lang w:val="es-419"/>
        </w:rPr>
        <w:t>by</w:t>
      </w:r>
      <w:proofErr w:type="spellEnd"/>
      <w:r w:rsidRPr="00A2608A">
        <w:rPr>
          <w:rFonts w:cs="Times New Roman"/>
          <w:szCs w:val="20"/>
          <w:lang w:val="es-419"/>
        </w:rPr>
        <w:t xml:space="preserve"> IPA Instituto Peruano de Arbitraje (May 14, 2020)</w:t>
      </w:r>
    </w:p>
    <w:p w:rsidRPr="00A2608A" w:rsidR="006B0CD8" w:rsidP="00D475A4" w:rsidRDefault="006B0CD8" w14:paraId="1875A123" w14:textId="5BAC8C64">
      <w:pPr>
        <w:pStyle w:val="BulletList"/>
        <w:rPr>
          <w:rFonts w:cs="Times New Roman"/>
          <w:szCs w:val="20"/>
        </w:rPr>
      </w:pPr>
      <w:r w:rsidRPr="00A2608A">
        <w:rPr>
          <w:rFonts w:cs="Times New Roman"/>
          <w:szCs w:val="20"/>
        </w:rPr>
        <w:t xml:space="preserve">Tribunal’s </w:t>
      </w:r>
      <w:r w:rsidRPr="00A2608A" w:rsidR="004C6EC0">
        <w:rPr>
          <w:rFonts w:cs="Times New Roman"/>
          <w:szCs w:val="20"/>
        </w:rPr>
        <w:t>P</w:t>
      </w:r>
      <w:r w:rsidRPr="00A2608A">
        <w:rPr>
          <w:rFonts w:cs="Times New Roman"/>
          <w:szCs w:val="20"/>
        </w:rPr>
        <w:t xml:space="preserve">ower to </w:t>
      </w:r>
      <w:r w:rsidRPr="00A2608A" w:rsidR="004C6EC0">
        <w:rPr>
          <w:rFonts w:cs="Times New Roman"/>
          <w:szCs w:val="20"/>
        </w:rPr>
        <w:t>S</w:t>
      </w:r>
      <w:r w:rsidRPr="00A2608A">
        <w:rPr>
          <w:rFonts w:cs="Times New Roman"/>
          <w:szCs w:val="20"/>
        </w:rPr>
        <w:t xml:space="preserve">anction </w:t>
      </w:r>
      <w:r w:rsidRPr="00A2608A" w:rsidR="004C6EC0">
        <w:rPr>
          <w:rFonts w:cs="Times New Roman"/>
          <w:szCs w:val="20"/>
        </w:rPr>
        <w:t>M</w:t>
      </w:r>
      <w:r w:rsidRPr="00A2608A">
        <w:rPr>
          <w:rFonts w:cs="Times New Roman"/>
          <w:szCs w:val="20"/>
        </w:rPr>
        <w:t>isconduct – ILA American Branch Investment Law Committee and Georgetown International Arbitration Society, Washington, D.C. (February 28, 2020)</w:t>
      </w:r>
    </w:p>
    <w:p w:rsidRPr="00A2608A" w:rsidR="006B0CD8" w:rsidP="00D475A4" w:rsidRDefault="006B0CD8" w14:paraId="73B37914" w14:textId="19986418">
      <w:pPr>
        <w:pStyle w:val="BulletList"/>
        <w:rPr>
          <w:rFonts w:cs="Times New Roman"/>
          <w:szCs w:val="20"/>
        </w:rPr>
      </w:pPr>
      <w:r w:rsidRPr="00A2608A">
        <w:rPr>
          <w:rFonts w:cs="Times New Roman"/>
          <w:szCs w:val="20"/>
        </w:rPr>
        <w:t>Investor-</w:t>
      </w:r>
      <w:r w:rsidRPr="00A2608A" w:rsidR="004C6EC0">
        <w:rPr>
          <w:rFonts w:cs="Times New Roman"/>
          <w:szCs w:val="20"/>
        </w:rPr>
        <w:t>S</w:t>
      </w:r>
      <w:r w:rsidRPr="00A2608A">
        <w:rPr>
          <w:rFonts w:cs="Times New Roman"/>
          <w:szCs w:val="20"/>
        </w:rPr>
        <w:t xml:space="preserve">tate </w:t>
      </w:r>
      <w:r w:rsidRPr="00A2608A" w:rsidR="004C6EC0">
        <w:rPr>
          <w:rFonts w:cs="Times New Roman"/>
          <w:szCs w:val="20"/>
        </w:rPr>
        <w:t>D</w:t>
      </w:r>
      <w:r w:rsidRPr="00A2608A">
        <w:rPr>
          <w:rFonts w:cs="Times New Roman"/>
          <w:szCs w:val="20"/>
        </w:rPr>
        <w:t xml:space="preserve">isputes – </w:t>
      </w:r>
      <w:r w:rsidRPr="00A2608A" w:rsidR="004C6EC0">
        <w:rPr>
          <w:rFonts w:cs="Times New Roman"/>
          <w:szCs w:val="20"/>
        </w:rPr>
        <w:t>A</w:t>
      </w:r>
      <w:r w:rsidRPr="00A2608A">
        <w:rPr>
          <w:rFonts w:cs="Times New Roman"/>
          <w:szCs w:val="20"/>
        </w:rPr>
        <w:t xml:space="preserve"> </w:t>
      </w:r>
      <w:r w:rsidRPr="00A2608A" w:rsidR="004C6EC0">
        <w:rPr>
          <w:rFonts w:cs="Times New Roman"/>
          <w:szCs w:val="20"/>
        </w:rPr>
        <w:t>N</w:t>
      </w:r>
      <w:r w:rsidRPr="00A2608A">
        <w:rPr>
          <w:rFonts w:cs="Times New Roman"/>
          <w:szCs w:val="20"/>
        </w:rPr>
        <w:t xml:space="preserve">ew </w:t>
      </w:r>
      <w:r w:rsidRPr="00A2608A" w:rsidR="004C6EC0">
        <w:rPr>
          <w:rFonts w:cs="Times New Roman"/>
          <w:szCs w:val="20"/>
        </w:rPr>
        <w:t>D</w:t>
      </w:r>
      <w:r w:rsidRPr="00A2608A">
        <w:rPr>
          <w:rFonts w:cs="Times New Roman"/>
          <w:szCs w:val="20"/>
        </w:rPr>
        <w:t xml:space="preserve">awn in </w:t>
      </w:r>
      <w:r w:rsidRPr="00A2608A" w:rsidR="004C6EC0">
        <w:rPr>
          <w:rFonts w:cs="Times New Roman"/>
          <w:szCs w:val="20"/>
        </w:rPr>
        <w:t>T</w:t>
      </w:r>
      <w:r w:rsidRPr="00A2608A">
        <w:rPr>
          <w:rFonts w:cs="Times New Roman"/>
          <w:szCs w:val="20"/>
        </w:rPr>
        <w:t xml:space="preserve">reaty </w:t>
      </w:r>
      <w:r w:rsidRPr="00A2608A" w:rsidR="004C6EC0">
        <w:rPr>
          <w:rFonts w:cs="Times New Roman"/>
          <w:szCs w:val="20"/>
        </w:rPr>
        <w:t>R</w:t>
      </w:r>
      <w:r w:rsidRPr="00A2608A">
        <w:rPr>
          <w:rFonts w:cs="Times New Roman"/>
          <w:szCs w:val="20"/>
        </w:rPr>
        <w:t>eform? – Who's Who Legal Future Leaders: Arbitration Conference USA, Washington, D.C. (November 14, 2019)</w:t>
      </w:r>
    </w:p>
    <w:p w:rsidRPr="00A2608A" w:rsidR="006B0CD8" w:rsidP="00D475A4" w:rsidRDefault="006B0CD8" w14:paraId="4738EB67" w14:textId="06449EB3">
      <w:pPr>
        <w:pStyle w:val="BulletList"/>
        <w:rPr>
          <w:rFonts w:cs="Times New Roman"/>
          <w:szCs w:val="20"/>
        </w:rPr>
      </w:pPr>
      <w:r w:rsidRPr="00A2608A">
        <w:rPr>
          <w:rFonts w:cs="Times New Roman"/>
          <w:szCs w:val="20"/>
        </w:rPr>
        <w:t xml:space="preserve">Arbitration, Cybersecurity and Data Protection </w:t>
      </w:r>
      <w:r w:rsidRPr="00A2608A" w:rsidR="00C55A9C">
        <w:rPr>
          <w:rFonts w:cs="Times New Roman"/>
          <w:szCs w:val="20"/>
        </w:rPr>
        <w:t>—</w:t>
      </w:r>
      <w:r w:rsidRPr="00A2608A">
        <w:rPr>
          <w:rFonts w:cs="Times New Roman"/>
          <w:szCs w:val="20"/>
        </w:rPr>
        <w:t>VI CAM-CCBC Arbitration Congress, São Paulo (October 22, 2019)</w:t>
      </w:r>
    </w:p>
    <w:p w:rsidRPr="00A2608A" w:rsidR="006B0CD8" w:rsidP="00D475A4" w:rsidRDefault="006B0CD8" w14:paraId="6DABA110" w14:textId="77777777">
      <w:pPr>
        <w:pStyle w:val="BulletList"/>
        <w:rPr>
          <w:rFonts w:cs="Times New Roman"/>
          <w:szCs w:val="20"/>
        </w:rPr>
      </w:pPr>
      <w:proofErr w:type="gramStart"/>
      <w:r w:rsidRPr="00A2608A">
        <w:rPr>
          <w:rFonts w:cs="Times New Roman"/>
          <w:szCs w:val="20"/>
        </w:rPr>
        <w:t>Social Media</w:t>
      </w:r>
      <w:proofErr w:type="gramEnd"/>
      <w:r w:rsidRPr="00A2608A">
        <w:rPr>
          <w:rFonts w:cs="Times New Roman"/>
          <w:szCs w:val="20"/>
        </w:rPr>
        <w:t xml:space="preserve">, Internet and BIT Protections — FDI Pre-Moot Opening Event, Mattos Filho, Veiga Filho, </w:t>
      </w:r>
      <w:proofErr w:type="spellStart"/>
      <w:r w:rsidRPr="00A2608A">
        <w:rPr>
          <w:rFonts w:cs="Times New Roman"/>
          <w:szCs w:val="20"/>
        </w:rPr>
        <w:t>Marrey</w:t>
      </w:r>
      <w:proofErr w:type="spellEnd"/>
      <w:r w:rsidRPr="00A2608A">
        <w:rPr>
          <w:rFonts w:cs="Times New Roman"/>
          <w:szCs w:val="20"/>
        </w:rPr>
        <w:t xml:space="preserve"> Jr e Quiroga Advogados, São Paulo (October 18, 2019)</w:t>
      </w:r>
    </w:p>
    <w:p w:rsidRPr="00A2608A" w:rsidR="006B0CD8" w:rsidP="00D475A4" w:rsidRDefault="006B0CD8" w14:paraId="6C4ECA10" w14:textId="599001CB">
      <w:pPr>
        <w:pStyle w:val="BulletList"/>
        <w:rPr>
          <w:rFonts w:cs="Times New Roman"/>
          <w:szCs w:val="20"/>
        </w:rPr>
      </w:pPr>
      <w:r w:rsidRPr="00A2608A">
        <w:rPr>
          <w:rFonts w:cs="Times New Roman"/>
          <w:szCs w:val="20"/>
        </w:rPr>
        <w:t xml:space="preserve">The GAR Live Debate: “This </w:t>
      </w:r>
      <w:r w:rsidRPr="00A2608A" w:rsidR="004C6EC0">
        <w:rPr>
          <w:rFonts w:cs="Times New Roman"/>
          <w:szCs w:val="20"/>
        </w:rPr>
        <w:t>H</w:t>
      </w:r>
      <w:r w:rsidRPr="00A2608A">
        <w:rPr>
          <w:rFonts w:cs="Times New Roman"/>
          <w:szCs w:val="20"/>
        </w:rPr>
        <w:t xml:space="preserve">ouse </w:t>
      </w:r>
      <w:r w:rsidRPr="00A2608A" w:rsidR="004C6EC0">
        <w:rPr>
          <w:rFonts w:cs="Times New Roman"/>
          <w:szCs w:val="20"/>
        </w:rPr>
        <w:t>B</w:t>
      </w:r>
      <w:r w:rsidRPr="00A2608A">
        <w:rPr>
          <w:rFonts w:cs="Times New Roman"/>
          <w:szCs w:val="20"/>
        </w:rPr>
        <w:t xml:space="preserve">elieves that the </w:t>
      </w:r>
      <w:r w:rsidRPr="00A2608A" w:rsidR="004C6EC0">
        <w:rPr>
          <w:rFonts w:cs="Times New Roman"/>
          <w:szCs w:val="20"/>
        </w:rPr>
        <w:t>C</w:t>
      </w:r>
      <w:r w:rsidRPr="00A2608A">
        <w:rPr>
          <w:rFonts w:cs="Times New Roman"/>
          <w:szCs w:val="20"/>
        </w:rPr>
        <w:t xml:space="preserve">urrent </w:t>
      </w:r>
      <w:r w:rsidRPr="00A2608A" w:rsidR="004C6EC0">
        <w:rPr>
          <w:rFonts w:cs="Times New Roman"/>
          <w:szCs w:val="20"/>
        </w:rPr>
        <w:t>F</w:t>
      </w:r>
      <w:r w:rsidRPr="00A2608A">
        <w:rPr>
          <w:rFonts w:cs="Times New Roman"/>
          <w:szCs w:val="20"/>
        </w:rPr>
        <w:t xml:space="preserve">ormat of </w:t>
      </w:r>
      <w:r w:rsidRPr="00A2608A" w:rsidR="004C6EC0">
        <w:rPr>
          <w:rFonts w:cs="Times New Roman"/>
          <w:szCs w:val="20"/>
        </w:rPr>
        <w:t>I</w:t>
      </w:r>
      <w:r w:rsidRPr="00A2608A">
        <w:rPr>
          <w:rFonts w:cs="Times New Roman"/>
          <w:szCs w:val="20"/>
        </w:rPr>
        <w:t xml:space="preserve">nvestment </w:t>
      </w:r>
      <w:r w:rsidRPr="00A2608A" w:rsidR="004C6EC0">
        <w:rPr>
          <w:rFonts w:cs="Times New Roman"/>
          <w:szCs w:val="20"/>
        </w:rPr>
        <w:t>T</w:t>
      </w:r>
      <w:r w:rsidRPr="00A2608A">
        <w:rPr>
          <w:rFonts w:cs="Times New Roman"/>
          <w:szCs w:val="20"/>
        </w:rPr>
        <w:t xml:space="preserve">reaty </w:t>
      </w:r>
      <w:r w:rsidRPr="00A2608A" w:rsidR="004C6EC0">
        <w:rPr>
          <w:rFonts w:cs="Times New Roman"/>
          <w:szCs w:val="20"/>
        </w:rPr>
        <w:t>A</w:t>
      </w:r>
      <w:r w:rsidRPr="00A2608A">
        <w:rPr>
          <w:rFonts w:cs="Times New Roman"/>
          <w:szCs w:val="20"/>
        </w:rPr>
        <w:t xml:space="preserve">wards </w:t>
      </w:r>
      <w:r w:rsidRPr="00A2608A" w:rsidR="004C6EC0">
        <w:rPr>
          <w:rFonts w:cs="Times New Roman"/>
          <w:szCs w:val="20"/>
        </w:rPr>
        <w:t>U</w:t>
      </w:r>
      <w:r w:rsidRPr="00A2608A">
        <w:rPr>
          <w:rFonts w:cs="Times New Roman"/>
          <w:szCs w:val="20"/>
        </w:rPr>
        <w:t xml:space="preserve">ndermines the </w:t>
      </w:r>
      <w:r w:rsidRPr="00A2608A" w:rsidR="004C6EC0">
        <w:rPr>
          <w:rFonts w:cs="Times New Roman"/>
          <w:szCs w:val="20"/>
        </w:rPr>
        <w:t>L</w:t>
      </w:r>
      <w:r w:rsidRPr="00A2608A">
        <w:rPr>
          <w:rFonts w:cs="Times New Roman"/>
          <w:szCs w:val="20"/>
        </w:rPr>
        <w:t xml:space="preserve">egitimacy of an </w:t>
      </w:r>
      <w:r w:rsidRPr="00A2608A" w:rsidR="004C6EC0">
        <w:rPr>
          <w:rFonts w:cs="Times New Roman"/>
          <w:szCs w:val="20"/>
        </w:rPr>
        <w:t>I</w:t>
      </w:r>
      <w:r w:rsidRPr="00A2608A">
        <w:rPr>
          <w:rFonts w:cs="Times New Roman"/>
          <w:szCs w:val="20"/>
        </w:rPr>
        <w:t>nvestor-</w:t>
      </w:r>
      <w:r w:rsidRPr="00A2608A" w:rsidR="004C6EC0">
        <w:rPr>
          <w:rFonts w:cs="Times New Roman"/>
          <w:szCs w:val="20"/>
        </w:rPr>
        <w:t>S</w:t>
      </w:r>
      <w:r w:rsidRPr="00A2608A">
        <w:rPr>
          <w:rFonts w:cs="Times New Roman"/>
          <w:szCs w:val="20"/>
        </w:rPr>
        <w:t xml:space="preserve">tate </w:t>
      </w:r>
      <w:r w:rsidRPr="00A2608A" w:rsidR="004C6EC0">
        <w:rPr>
          <w:rFonts w:cs="Times New Roman"/>
          <w:szCs w:val="20"/>
        </w:rPr>
        <w:t>A</w:t>
      </w:r>
      <w:r w:rsidRPr="00A2608A">
        <w:rPr>
          <w:rFonts w:cs="Times New Roman"/>
          <w:szCs w:val="20"/>
        </w:rPr>
        <w:t xml:space="preserve">rbitral </w:t>
      </w:r>
      <w:r w:rsidRPr="00A2608A" w:rsidR="004C6EC0">
        <w:rPr>
          <w:rFonts w:cs="Times New Roman"/>
          <w:szCs w:val="20"/>
        </w:rPr>
        <w:t>D</w:t>
      </w:r>
      <w:r w:rsidRPr="00A2608A">
        <w:rPr>
          <w:rFonts w:cs="Times New Roman"/>
          <w:szCs w:val="20"/>
        </w:rPr>
        <w:t xml:space="preserve">ispute </w:t>
      </w:r>
      <w:r w:rsidRPr="00A2608A" w:rsidR="004C6EC0">
        <w:rPr>
          <w:rFonts w:cs="Times New Roman"/>
          <w:szCs w:val="20"/>
        </w:rPr>
        <w:t>S</w:t>
      </w:r>
      <w:r w:rsidRPr="00A2608A">
        <w:rPr>
          <w:rFonts w:cs="Times New Roman"/>
          <w:szCs w:val="20"/>
        </w:rPr>
        <w:t>ettlement” — Fifth Annual GAR Live BITs, Washington, D.C. (May 16, 2019)</w:t>
      </w:r>
    </w:p>
    <w:p w:rsidRPr="00A2608A" w:rsidR="006B0CD8" w:rsidP="00D475A4" w:rsidRDefault="006B0CD8" w14:paraId="25AAAD58" w14:textId="1E92D2B6">
      <w:pPr>
        <w:pStyle w:val="BulletList"/>
        <w:rPr>
          <w:rFonts w:cs="Times New Roman"/>
          <w:szCs w:val="20"/>
          <w:lang w:val="es-419"/>
        </w:rPr>
      </w:pPr>
      <w:r w:rsidRPr="00A2608A">
        <w:rPr>
          <w:rFonts w:cs="Times New Roman"/>
          <w:szCs w:val="20"/>
          <w:lang w:val="es-419"/>
        </w:rPr>
        <w:t xml:space="preserve">La </w:t>
      </w:r>
      <w:r w:rsidRPr="00A2608A" w:rsidR="004C6EC0">
        <w:rPr>
          <w:rFonts w:cs="Times New Roman"/>
          <w:szCs w:val="20"/>
          <w:lang w:val="es-419"/>
        </w:rPr>
        <w:t>J</w:t>
      </w:r>
      <w:r w:rsidRPr="00A2608A">
        <w:rPr>
          <w:rFonts w:cs="Times New Roman"/>
          <w:szCs w:val="20"/>
          <w:lang w:val="es-419"/>
        </w:rPr>
        <w:t xml:space="preserve">urisprudencia </w:t>
      </w:r>
      <w:r w:rsidRPr="00A2608A" w:rsidR="004C6EC0">
        <w:rPr>
          <w:rFonts w:cs="Times New Roman"/>
          <w:szCs w:val="20"/>
          <w:lang w:val="es-419"/>
        </w:rPr>
        <w:t>C</w:t>
      </w:r>
      <w:r w:rsidRPr="00A2608A">
        <w:rPr>
          <w:rFonts w:cs="Times New Roman"/>
          <w:szCs w:val="20"/>
          <w:lang w:val="es-419"/>
        </w:rPr>
        <w:t xml:space="preserve">omo </w:t>
      </w:r>
      <w:r w:rsidRPr="00A2608A" w:rsidR="004C6EC0">
        <w:rPr>
          <w:rFonts w:cs="Times New Roman"/>
          <w:szCs w:val="20"/>
          <w:lang w:val="es-419"/>
        </w:rPr>
        <w:t>A</w:t>
      </w:r>
      <w:r w:rsidRPr="00A2608A">
        <w:rPr>
          <w:rFonts w:cs="Times New Roman"/>
          <w:szCs w:val="20"/>
          <w:lang w:val="es-419"/>
        </w:rPr>
        <w:t xml:space="preserve">rma.  ¿Es </w:t>
      </w:r>
      <w:r w:rsidRPr="00A2608A" w:rsidR="004C6EC0">
        <w:rPr>
          <w:rFonts w:cs="Times New Roman"/>
          <w:szCs w:val="20"/>
          <w:lang w:val="es-419"/>
        </w:rPr>
        <w:t>U</w:t>
      </w:r>
      <w:r w:rsidRPr="00A2608A">
        <w:rPr>
          <w:rFonts w:cs="Times New Roman"/>
          <w:szCs w:val="20"/>
          <w:lang w:val="es-419"/>
        </w:rPr>
        <w:t xml:space="preserve">rgente y </w:t>
      </w:r>
      <w:r w:rsidRPr="00A2608A" w:rsidR="004C6EC0">
        <w:rPr>
          <w:rFonts w:cs="Times New Roman"/>
          <w:szCs w:val="20"/>
          <w:lang w:val="es-419"/>
        </w:rPr>
        <w:t>N</w:t>
      </w:r>
      <w:r w:rsidRPr="00A2608A">
        <w:rPr>
          <w:rFonts w:cs="Times New Roman"/>
          <w:szCs w:val="20"/>
          <w:lang w:val="es-419"/>
        </w:rPr>
        <w:t xml:space="preserve">ecesaria </w:t>
      </w:r>
      <w:r w:rsidRPr="00A2608A" w:rsidR="004C6EC0">
        <w:rPr>
          <w:rFonts w:cs="Times New Roman"/>
          <w:szCs w:val="20"/>
          <w:lang w:val="es-419"/>
        </w:rPr>
        <w:t>L</w:t>
      </w:r>
      <w:r w:rsidRPr="00A2608A">
        <w:rPr>
          <w:rFonts w:cs="Times New Roman"/>
          <w:szCs w:val="20"/>
          <w:lang w:val="es-419"/>
        </w:rPr>
        <w:t xml:space="preserve">a </w:t>
      </w:r>
      <w:r w:rsidRPr="00A2608A" w:rsidR="004C6EC0">
        <w:rPr>
          <w:rFonts w:cs="Times New Roman"/>
          <w:szCs w:val="20"/>
          <w:lang w:val="es-419"/>
        </w:rPr>
        <w:t>F</w:t>
      </w:r>
      <w:r w:rsidRPr="00A2608A">
        <w:rPr>
          <w:rFonts w:cs="Times New Roman"/>
          <w:szCs w:val="20"/>
          <w:lang w:val="es-419"/>
        </w:rPr>
        <w:t xml:space="preserve">ijación de </w:t>
      </w:r>
      <w:r w:rsidRPr="00A2608A" w:rsidR="004C6EC0">
        <w:rPr>
          <w:rFonts w:cs="Times New Roman"/>
          <w:szCs w:val="20"/>
          <w:lang w:val="es-419"/>
        </w:rPr>
        <w:t>C</w:t>
      </w:r>
      <w:r w:rsidRPr="00A2608A">
        <w:rPr>
          <w:rFonts w:cs="Times New Roman"/>
          <w:szCs w:val="20"/>
          <w:lang w:val="es-419"/>
        </w:rPr>
        <w:t xml:space="preserve">riterios </w:t>
      </w:r>
      <w:r w:rsidRPr="00A2608A" w:rsidR="004C6EC0">
        <w:rPr>
          <w:rFonts w:cs="Times New Roman"/>
          <w:szCs w:val="20"/>
          <w:lang w:val="es-419"/>
        </w:rPr>
        <w:t>J</w:t>
      </w:r>
      <w:r w:rsidRPr="00A2608A">
        <w:rPr>
          <w:rFonts w:cs="Times New Roman"/>
          <w:szCs w:val="20"/>
          <w:lang w:val="es-419"/>
        </w:rPr>
        <w:t xml:space="preserve">urisprudenciales </w:t>
      </w:r>
      <w:r w:rsidRPr="00A2608A" w:rsidR="004C6EC0">
        <w:rPr>
          <w:rFonts w:cs="Times New Roman"/>
          <w:szCs w:val="20"/>
          <w:lang w:val="es-419"/>
        </w:rPr>
        <w:t>P</w:t>
      </w:r>
      <w:r w:rsidRPr="00A2608A">
        <w:rPr>
          <w:rFonts w:cs="Times New Roman"/>
          <w:szCs w:val="20"/>
          <w:lang w:val="es-419"/>
        </w:rPr>
        <w:t xml:space="preserve">redecibles </w:t>
      </w:r>
      <w:r w:rsidRPr="00A2608A" w:rsidR="004C6EC0">
        <w:rPr>
          <w:rFonts w:cs="Times New Roman"/>
          <w:szCs w:val="20"/>
          <w:lang w:val="es-419"/>
        </w:rPr>
        <w:t>P</w:t>
      </w:r>
      <w:r w:rsidRPr="00A2608A">
        <w:rPr>
          <w:rFonts w:cs="Times New Roman"/>
          <w:szCs w:val="20"/>
          <w:lang w:val="es-419"/>
        </w:rPr>
        <w:t xml:space="preserve">or </w:t>
      </w:r>
      <w:r w:rsidRPr="00A2608A" w:rsidR="004C6EC0">
        <w:rPr>
          <w:rFonts w:cs="Times New Roman"/>
          <w:szCs w:val="20"/>
          <w:lang w:val="es-419"/>
        </w:rPr>
        <w:t>L</w:t>
      </w:r>
      <w:r w:rsidRPr="00A2608A">
        <w:rPr>
          <w:rFonts w:cs="Times New Roman"/>
          <w:szCs w:val="20"/>
          <w:lang w:val="es-419"/>
        </w:rPr>
        <w:t xml:space="preserve">as </w:t>
      </w:r>
      <w:r w:rsidRPr="00A2608A" w:rsidR="004C6EC0">
        <w:rPr>
          <w:rFonts w:cs="Times New Roman"/>
          <w:szCs w:val="20"/>
          <w:lang w:val="es-419"/>
        </w:rPr>
        <w:t>C</w:t>
      </w:r>
      <w:r w:rsidRPr="00A2608A">
        <w:rPr>
          <w:rFonts w:cs="Times New Roman"/>
          <w:szCs w:val="20"/>
          <w:lang w:val="es-419"/>
        </w:rPr>
        <w:t xml:space="preserve">ortes </w:t>
      </w:r>
      <w:r w:rsidRPr="00A2608A" w:rsidR="004C6EC0">
        <w:rPr>
          <w:rFonts w:cs="Times New Roman"/>
          <w:szCs w:val="20"/>
          <w:lang w:val="es-419"/>
        </w:rPr>
        <w:t>N</w:t>
      </w:r>
      <w:r w:rsidRPr="00A2608A">
        <w:rPr>
          <w:rFonts w:cs="Times New Roman"/>
          <w:szCs w:val="20"/>
          <w:lang w:val="es-419"/>
        </w:rPr>
        <w:t xml:space="preserve">acionales </w:t>
      </w:r>
      <w:r w:rsidRPr="00A2608A" w:rsidR="004C6EC0">
        <w:rPr>
          <w:rFonts w:cs="Times New Roman"/>
          <w:szCs w:val="20"/>
          <w:lang w:val="es-419"/>
        </w:rPr>
        <w:t>S</w:t>
      </w:r>
      <w:r w:rsidRPr="00A2608A">
        <w:rPr>
          <w:rFonts w:cs="Times New Roman"/>
          <w:szCs w:val="20"/>
          <w:lang w:val="es-419"/>
        </w:rPr>
        <w:t xml:space="preserve">obre </w:t>
      </w:r>
      <w:r w:rsidRPr="00A2608A" w:rsidR="004C6EC0">
        <w:rPr>
          <w:rFonts w:cs="Times New Roman"/>
          <w:szCs w:val="20"/>
          <w:lang w:val="es-419"/>
        </w:rPr>
        <w:t>L</w:t>
      </w:r>
      <w:r w:rsidRPr="00A2608A">
        <w:rPr>
          <w:rFonts w:cs="Times New Roman"/>
          <w:szCs w:val="20"/>
          <w:lang w:val="es-419"/>
        </w:rPr>
        <w:t xml:space="preserve">os </w:t>
      </w:r>
      <w:r w:rsidRPr="00A2608A" w:rsidR="004C6EC0">
        <w:rPr>
          <w:rFonts w:cs="Times New Roman"/>
          <w:szCs w:val="20"/>
          <w:lang w:val="es-419"/>
        </w:rPr>
        <w:t>C</w:t>
      </w:r>
      <w:r w:rsidRPr="00A2608A">
        <w:rPr>
          <w:rFonts w:cs="Times New Roman"/>
          <w:szCs w:val="20"/>
          <w:lang w:val="es-419"/>
        </w:rPr>
        <w:t xml:space="preserve">uestionamientos a </w:t>
      </w:r>
      <w:r w:rsidRPr="00A2608A" w:rsidR="004C6EC0">
        <w:rPr>
          <w:rFonts w:cs="Times New Roman"/>
          <w:szCs w:val="20"/>
          <w:lang w:val="es-419"/>
        </w:rPr>
        <w:t>L</w:t>
      </w:r>
      <w:r w:rsidRPr="00A2608A">
        <w:rPr>
          <w:rFonts w:cs="Times New Roman"/>
          <w:szCs w:val="20"/>
          <w:lang w:val="es-419"/>
        </w:rPr>
        <w:t xml:space="preserve">os </w:t>
      </w:r>
      <w:r w:rsidRPr="00A2608A" w:rsidR="004C6EC0">
        <w:rPr>
          <w:rFonts w:cs="Times New Roman"/>
          <w:szCs w:val="20"/>
          <w:lang w:val="es-419"/>
        </w:rPr>
        <w:t>L</w:t>
      </w:r>
      <w:r w:rsidRPr="00A2608A">
        <w:rPr>
          <w:rFonts w:cs="Times New Roman"/>
          <w:szCs w:val="20"/>
          <w:lang w:val="es-419"/>
        </w:rPr>
        <w:t xml:space="preserve">audos </w:t>
      </w:r>
      <w:r w:rsidRPr="00A2608A" w:rsidR="004C6EC0">
        <w:rPr>
          <w:rFonts w:cs="Times New Roman"/>
          <w:szCs w:val="20"/>
          <w:lang w:val="es-419"/>
        </w:rPr>
        <w:t>A</w:t>
      </w:r>
      <w:r w:rsidRPr="00A2608A">
        <w:rPr>
          <w:rFonts w:cs="Times New Roman"/>
          <w:szCs w:val="20"/>
          <w:lang w:val="es-419"/>
        </w:rPr>
        <w:t>rbitrales? – XII Congreso Internacional de Arbitraje, IPA, Lima, (April 24</w:t>
      </w:r>
      <w:r w:rsidRPr="00A2608A" w:rsidR="002562D7">
        <w:rPr>
          <w:rFonts w:cs="Times New Roman"/>
          <w:szCs w:val="20"/>
          <w:lang w:val="es-419"/>
        </w:rPr>
        <w:t>,</w:t>
      </w:r>
      <w:r w:rsidRPr="00A2608A">
        <w:rPr>
          <w:rFonts w:cs="Times New Roman"/>
          <w:szCs w:val="20"/>
          <w:lang w:val="es-419"/>
        </w:rPr>
        <w:t xml:space="preserve"> 2019</w:t>
      </w:r>
      <w:proofErr w:type="gramStart"/>
      <w:r w:rsidRPr="00A2608A">
        <w:rPr>
          <w:rFonts w:cs="Times New Roman"/>
          <w:szCs w:val="20"/>
          <w:lang w:val="es-419"/>
        </w:rPr>
        <w:t>)</w:t>
      </w:r>
      <w:r w:rsidR="009A25D0">
        <w:rPr>
          <w:rFonts w:cs="Times New Roman"/>
          <w:szCs w:val="20"/>
          <w:lang w:val="es-419"/>
        </w:rPr>
        <w:t xml:space="preserve">  (</w:t>
      </w:r>
      <w:proofErr w:type="spellStart"/>
      <w:proofErr w:type="gramEnd"/>
      <w:r w:rsidRPr="00A44BE3" w:rsidR="009A25D0">
        <w:rPr>
          <w:rFonts w:cs="Times New Roman"/>
          <w:szCs w:val="20"/>
          <w:highlight w:val="yellow"/>
          <w:lang w:val="es-419"/>
        </w:rPr>
        <w:t>Translate</w:t>
      </w:r>
      <w:proofErr w:type="spellEnd"/>
      <w:r w:rsidR="009A25D0">
        <w:rPr>
          <w:rFonts w:cs="Times New Roman"/>
          <w:szCs w:val="20"/>
          <w:lang w:val="es-419"/>
        </w:rPr>
        <w:t>)</w:t>
      </w:r>
    </w:p>
    <w:p w:rsidRPr="00A2608A" w:rsidR="006B0CD8" w:rsidP="00D475A4" w:rsidRDefault="006B0CD8" w14:paraId="1FC8C13E" w14:textId="37264891">
      <w:pPr>
        <w:pStyle w:val="BulletList"/>
        <w:rPr>
          <w:rFonts w:cs="Times New Roman"/>
          <w:szCs w:val="20"/>
        </w:rPr>
      </w:pPr>
      <w:r w:rsidRPr="00A2608A">
        <w:rPr>
          <w:rFonts w:cs="Times New Roman"/>
          <w:szCs w:val="20"/>
        </w:rPr>
        <w:t xml:space="preserve">Ongoing Challenges to International Investment Arbitration </w:t>
      </w:r>
      <w:r w:rsidRPr="00A2608A" w:rsidR="00C55A9C">
        <w:rPr>
          <w:rFonts w:cs="Times New Roman"/>
          <w:szCs w:val="20"/>
        </w:rPr>
        <w:t>—</w:t>
      </w:r>
      <w:r w:rsidRPr="00A2608A">
        <w:rPr>
          <w:rFonts w:cs="Times New Roman"/>
          <w:szCs w:val="20"/>
        </w:rPr>
        <w:t>3rd Annual IAA Conference, Philadelphia, PA (March 22, 2019)</w:t>
      </w:r>
    </w:p>
    <w:p w:rsidRPr="00A2608A" w:rsidR="006B0CD8" w:rsidP="00D475A4" w:rsidRDefault="006B0CD8" w14:paraId="62392562" w14:textId="31D3A2E0">
      <w:pPr>
        <w:pStyle w:val="BulletList"/>
        <w:rPr>
          <w:rFonts w:cs="Times New Roman"/>
          <w:szCs w:val="20"/>
          <w:lang w:val="es-419"/>
        </w:rPr>
      </w:pPr>
      <w:r w:rsidRPr="00A2608A">
        <w:rPr>
          <w:rFonts w:cs="Times New Roman"/>
          <w:szCs w:val="20"/>
          <w:lang w:val="es-419"/>
        </w:rPr>
        <w:t xml:space="preserve">¿Ha </w:t>
      </w:r>
      <w:r w:rsidRPr="00A2608A" w:rsidR="00F33F0A">
        <w:rPr>
          <w:rFonts w:cs="Times New Roman"/>
          <w:szCs w:val="20"/>
          <w:lang w:val="es-419"/>
        </w:rPr>
        <w:t>L</w:t>
      </w:r>
      <w:r w:rsidRPr="00A2608A">
        <w:rPr>
          <w:rFonts w:cs="Times New Roman"/>
          <w:szCs w:val="20"/>
          <w:lang w:val="es-419"/>
        </w:rPr>
        <w:t xml:space="preserve">legado el </w:t>
      </w:r>
      <w:proofErr w:type="gramStart"/>
      <w:r w:rsidRPr="00A2608A" w:rsidR="00F33F0A">
        <w:rPr>
          <w:rFonts w:cs="Times New Roman"/>
          <w:szCs w:val="20"/>
          <w:lang w:val="es-419"/>
        </w:rPr>
        <w:t>I</w:t>
      </w:r>
      <w:r w:rsidRPr="00A2608A">
        <w:rPr>
          <w:rFonts w:cs="Times New Roman"/>
          <w:szCs w:val="20"/>
          <w:lang w:val="es-419"/>
        </w:rPr>
        <w:t>nvierno</w:t>
      </w:r>
      <w:proofErr w:type="gramEnd"/>
      <w:r w:rsidRPr="00A2608A">
        <w:rPr>
          <w:rFonts w:cs="Times New Roman"/>
          <w:szCs w:val="20"/>
          <w:lang w:val="es-419"/>
        </w:rPr>
        <w:t xml:space="preserve"> al </w:t>
      </w:r>
      <w:r w:rsidRPr="00A2608A" w:rsidR="00F33F0A">
        <w:rPr>
          <w:rFonts w:cs="Times New Roman"/>
          <w:szCs w:val="20"/>
          <w:lang w:val="es-419"/>
        </w:rPr>
        <w:t>A</w:t>
      </w:r>
      <w:r w:rsidRPr="00A2608A">
        <w:rPr>
          <w:rFonts w:cs="Times New Roman"/>
          <w:szCs w:val="20"/>
          <w:lang w:val="es-419"/>
        </w:rPr>
        <w:t xml:space="preserve">rbitraje? ¿Crisis, </w:t>
      </w:r>
      <w:r w:rsidRPr="00A2608A" w:rsidR="00F33F0A">
        <w:rPr>
          <w:rFonts w:cs="Times New Roman"/>
          <w:szCs w:val="20"/>
          <w:lang w:val="es-419"/>
        </w:rPr>
        <w:t>É</w:t>
      </w:r>
      <w:r w:rsidRPr="00A2608A">
        <w:rPr>
          <w:rFonts w:cs="Times New Roman"/>
          <w:szCs w:val="20"/>
          <w:lang w:val="es-419"/>
        </w:rPr>
        <w:t xml:space="preserve">tica y </w:t>
      </w:r>
      <w:r w:rsidRPr="00A2608A" w:rsidR="00F33F0A">
        <w:rPr>
          <w:rFonts w:cs="Times New Roman"/>
          <w:szCs w:val="20"/>
          <w:lang w:val="es-419"/>
        </w:rPr>
        <w:t>C</w:t>
      </w:r>
      <w:r w:rsidRPr="00A2608A">
        <w:rPr>
          <w:rFonts w:cs="Times New Roman"/>
          <w:szCs w:val="20"/>
          <w:lang w:val="es-419"/>
        </w:rPr>
        <w:t>orrupción? — Conferencia Internacional de Mujeres en Arbitraje, Instituto Peruano de Arbitraje, Lima (</w:t>
      </w:r>
      <w:proofErr w:type="spellStart"/>
      <w:r w:rsidRPr="00A2608A">
        <w:rPr>
          <w:rFonts w:cs="Times New Roman"/>
          <w:szCs w:val="20"/>
          <w:lang w:val="es-419"/>
        </w:rPr>
        <w:t>January</w:t>
      </w:r>
      <w:proofErr w:type="spellEnd"/>
      <w:r w:rsidRPr="00A2608A">
        <w:rPr>
          <w:rFonts w:cs="Times New Roman"/>
          <w:szCs w:val="20"/>
          <w:lang w:val="es-419"/>
        </w:rPr>
        <w:t xml:space="preserve"> 31, 2019</w:t>
      </w:r>
      <w:proofErr w:type="gramStart"/>
      <w:r w:rsidRPr="00A2608A">
        <w:rPr>
          <w:rFonts w:cs="Times New Roman"/>
          <w:szCs w:val="20"/>
          <w:lang w:val="es-419"/>
        </w:rPr>
        <w:t>)</w:t>
      </w:r>
      <w:r w:rsidR="009A25D0">
        <w:rPr>
          <w:rFonts w:cs="Times New Roman"/>
          <w:szCs w:val="20"/>
          <w:lang w:val="es-419"/>
        </w:rPr>
        <w:t xml:space="preserve">  </w:t>
      </w:r>
      <w:r w:rsidR="00A44BE3">
        <w:rPr>
          <w:rFonts w:cs="Times New Roman"/>
          <w:szCs w:val="20"/>
          <w:lang w:val="es-419"/>
        </w:rPr>
        <w:t>(</w:t>
      </w:r>
      <w:proofErr w:type="spellStart"/>
      <w:proofErr w:type="gramEnd"/>
      <w:r w:rsidRPr="00A44BE3" w:rsidR="00A44BE3">
        <w:rPr>
          <w:rFonts w:cs="Times New Roman"/>
          <w:szCs w:val="20"/>
          <w:highlight w:val="yellow"/>
          <w:lang w:val="es-419"/>
        </w:rPr>
        <w:t>Translate</w:t>
      </w:r>
      <w:proofErr w:type="spellEnd"/>
      <w:r w:rsidR="00A44BE3">
        <w:rPr>
          <w:rFonts w:cs="Times New Roman"/>
          <w:szCs w:val="20"/>
          <w:lang w:val="es-419"/>
        </w:rPr>
        <w:t>)</w:t>
      </w:r>
    </w:p>
    <w:p w:rsidRPr="00A2608A" w:rsidR="006B0CD8" w:rsidP="00D475A4" w:rsidRDefault="006B0CD8" w14:paraId="455C06E1" w14:textId="2CF88B25">
      <w:pPr>
        <w:pStyle w:val="BulletList"/>
        <w:rPr>
          <w:rFonts w:cs="Times New Roman"/>
          <w:szCs w:val="20"/>
          <w:lang w:val="es-419"/>
        </w:rPr>
      </w:pPr>
      <w:r w:rsidRPr="00A2608A">
        <w:rPr>
          <w:rFonts w:cs="Times New Roman"/>
          <w:szCs w:val="20"/>
          <w:lang w:val="es-419"/>
        </w:rPr>
        <w:t xml:space="preserve">¿Cómo </w:t>
      </w:r>
      <w:r w:rsidRPr="00A2608A" w:rsidR="00F33F0A">
        <w:rPr>
          <w:rFonts w:cs="Times New Roman"/>
          <w:szCs w:val="20"/>
          <w:lang w:val="es-419"/>
        </w:rPr>
        <w:t>A</w:t>
      </w:r>
      <w:r w:rsidRPr="00A2608A">
        <w:rPr>
          <w:rFonts w:cs="Times New Roman"/>
          <w:szCs w:val="20"/>
          <w:lang w:val="es-419"/>
        </w:rPr>
        <w:t xml:space="preserve">frontar un </w:t>
      </w:r>
      <w:r w:rsidRPr="00A2608A" w:rsidR="00F33F0A">
        <w:rPr>
          <w:rFonts w:cs="Times New Roman"/>
          <w:szCs w:val="20"/>
          <w:lang w:val="es-419"/>
        </w:rPr>
        <w:t>A</w:t>
      </w:r>
      <w:r w:rsidRPr="00A2608A">
        <w:rPr>
          <w:rFonts w:cs="Times New Roman"/>
          <w:szCs w:val="20"/>
          <w:lang w:val="es-419"/>
        </w:rPr>
        <w:t xml:space="preserve">rbitraje </w:t>
      </w:r>
      <w:r w:rsidRPr="00A2608A" w:rsidR="00F33F0A">
        <w:rPr>
          <w:rFonts w:cs="Times New Roman"/>
          <w:szCs w:val="20"/>
          <w:lang w:val="es-419"/>
        </w:rPr>
        <w:t>N</w:t>
      </w:r>
      <w:r w:rsidRPr="00A2608A">
        <w:rPr>
          <w:rFonts w:cs="Times New Roman"/>
          <w:szCs w:val="20"/>
          <w:lang w:val="es-419"/>
        </w:rPr>
        <w:t xml:space="preserve">acional o </w:t>
      </w:r>
      <w:r w:rsidRPr="00A2608A" w:rsidR="00F33F0A">
        <w:rPr>
          <w:rFonts w:cs="Times New Roman"/>
          <w:szCs w:val="20"/>
          <w:lang w:val="es-419"/>
        </w:rPr>
        <w:t>I</w:t>
      </w:r>
      <w:r w:rsidRPr="00A2608A">
        <w:rPr>
          <w:rFonts w:cs="Times New Roman"/>
          <w:szCs w:val="20"/>
          <w:lang w:val="es-419"/>
        </w:rPr>
        <w:t xml:space="preserve">nternacional de </w:t>
      </w:r>
      <w:proofErr w:type="spellStart"/>
      <w:r w:rsidRPr="00A2608A" w:rsidR="00F33F0A">
        <w:rPr>
          <w:rFonts w:cs="Times New Roman"/>
          <w:szCs w:val="20"/>
          <w:lang w:val="es-419"/>
        </w:rPr>
        <w:t>A</w:t>
      </w:r>
      <w:r w:rsidRPr="00A2608A">
        <w:rPr>
          <w:rFonts w:cs="Times New Roman"/>
          <w:szCs w:val="20"/>
          <w:lang w:val="es-419"/>
        </w:rPr>
        <w:t>s</w:t>
      </w:r>
      <w:r w:rsidRPr="00A2608A" w:rsidR="00F33F0A">
        <w:rPr>
          <w:rFonts w:cs="Times New Roman"/>
          <w:szCs w:val="20"/>
          <w:lang w:val="es-419"/>
        </w:rPr>
        <w:t>s</w:t>
      </w:r>
      <w:r w:rsidRPr="00A2608A">
        <w:rPr>
          <w:rFonts w:cs="Times New Roman"/>
          <w:szCs w:val="20"/>
          <w:lang w:val="es-419"/>
        </w:rPr>
        <w:t>ociación</w:t>
      </w:r>
      <w:proofErr w:type="spellEnd"/>
      <w:r w:rsidRPr="00A2608A">
        <w:rPr>
          <w:rFonts w:cs="Times New Roman"/>
          <w:szCs w:val="20"/>
          <w:lang w:val="es-419"/>
        </w:rPr>
        <w:t xml:space="preserve"> </w:t>
      </w:r>
      <w:r w:rsidRPr="00A2608A" w:rsidR="00F33F0A">
        <w:rPr>
          <w:rFonts w:cs="Times New Roman"/>
          <w:szCs w:val="20"/>
          <w:lang w:val="es-419"/>
        </w:rPr>
        <w:t>P</w:t>
      </w:r>
      <w:r w:rsidRPr="00A2608A">
        <w:rPr>
          <w:rFonts w:cs="Times New Roman"/>
          <w:szCs w:val="20"/>
          <w:lang w:val="es-419"/>
        </w:rPr>
        <w:t>úblico-</w:t>
      </w:r>
      <w:r w:rsidRPr="00A2608A" w:rsidR="00F33F0A">
        <w:rPr>
          <w:rFonts w:cs="Times New Roman"/>
          <w:szCs w:val="20"/>
          <w:lang w:val="es-419"/>
        </w:rPr>
        <w:t>P</w:t>
      </w:r>
      <w:r w:rsidRPr="00A2608A">
        <w:rPr>
          <w:rFonts w:cs="Times New Roman"/>
          <w:szCs w:val="20"/>
          <w:lang w:val="es-419"/>
        </w:rPr>
        <w:t>rivada? — Lima (</w:t>
      </w:r>
      <w:proofErr w:type="spellStart"/>
      <w:r w:rsidRPr="00A2608A">
        <w:rPr>
          <w:rFonts w:cs="Times New Roman"/>
          <w:szCs w:val="20"/>
          <w:lang w:val="es-419"/>
        </w:rPr>
        <w:t>January</w:t>
      </w:r>
      <w:proofErr w:type="spellEnd"/>
      <w:r w:rsidRPr="00A2608A">
        <w:rPr>
          <w:rFonts w:cs="Times New Roman"/>
          <w:szCs w:val="20"/>
          <w:lang w:val="es-419"/>
        </w:rPr>
        <w:t xml:space="preserve"> 30, 2019)</w:t>
      </w:r>
      <w:r w:rsidR="009A25D0">
        <w:rPr>
          <w:rFonts w:cs="Times New Roman"/>
          <w:szCs w:val="20"/>
          <w:lang w:val="es-419"/>
        </w:rPr>
        <w:t xml:space="preserve"> </w:t>
      </w:r>
      <w:r w:rsidR="00A44BE3">
        <w:rPr>
          <w:rFonts w:cs="Times New Roman"/>
          <w:szCs w:val="20"/>
          <w:lang w:val="es-419"/>
        </w:rPr>
        <w:t>(</w:t>
      </w:r>
      <w:proofErr w:type="spellStart"/>
      <w:r w:rsidRPr="00A44BE3" w:rsidR="00A44BE3">
        <w:rPr>
          <w:rFonts w:cs="Times New Roman"/>
          <w:szCs w:val="20"/>
          <w:highlight w:val="yellow"/>
          <w:lang w:val="es-419"/>
        </w:rPr>
        <w:t>Translate</w:t>
      </w:r>
      <w:proofErr w:type="spellEnd"/>
      <w:r w:rsidR="00A44BE3">
        <w:rPr>
          <w:rFonts w:cs="Times New Roman"/>
          <w:szCs w:val="20"/>
          <w:lang w:val="es-419"/>
        </w:rPr>
        <w:t>)</w:t>
      </w:r>
    </w:p>
    <w:p w:rsidRPr="00A2608A" w:rsidR="006B0CD8" w:rsidP="00D475A4" w:rsidRDefault="006B0CD8" w14:paraId="7680BD40" w14:textId="77777777">
      <w:pPr>
        <w:pStyle w:val="BulletList"/>
        <w:rPr>
          <w:rFonts w:cs="Times New Roman"/>
          <w:szCs w:val="20"/>
        </w:rPr>
      </w:pPr>
      <w:r w:rsidRPr="00A2608A">
        <w:rPr>
          <w:rFonts w:cs="Times New Roman"/>
          <w:szCs w:val="20"/>
        </w:rPr>
        <w:t>HIALSA Arbitration Workshop: Evidence in International Arbitration — Cambridge, Massachusetts (October 2, 2018)</w:t>
      </w:r>
    </w:p>
    <w:p w:rsidRPr="00A2608A" w:rsidR="006B0CD8" w:rsidP="00D475A4" w:rsidRDefault="006B0CD8" w14:paraId="43E94672" w14:textId="77777777">
      <w:pPr>
        <w:pStyle w:val="BulletList"/>
        <w:rPr>
          <w:rFonts w:cs="Times New Roman"/>
          <w:szCs w:val="20"/>
        </w:rPr>
      </w:pPr>
      <w:r w:rsidRPr="00A2608A">
        <w:rPr>
          <w:rFonts w:cs="Times New Roman"/>
          <w:szCs w:val="20"/>
        </w:rPr>
        <w:t>Introduction to International Commercial &amp; Investment Arbitration — American University, Washington College of Law, Washington, D.C. (September 27, 2018)</w:t>
      </w:r>
    </w:p>
    <w:p w:rsidRPr="00A2608A" w:rsidR="006B0CD8" w:rsidP="00D475A4" w:rsidRDefault="006B0CD8" w14:paraId="6740698A" w14:textId="77777777">
      <w:pPr>
        <w:pStyle w:val="BulletList"/>
        <w:rPr>
          <w:rFonts w:cs="Times New Roman"/>
          <w:szCs w:val="20"/>
        </w:rPr>
      </w:pPr>
      <w:r w:rsidRPr="00A2608A">
        <w:rPr>
          <w:rFonts w:cs="Times New Roman"/>
          <w:szCs w:val="20"/>
        </w:rPr>
        <w:t>Duty to Disclose and Brazilian Arbitration Culture — CCMA CIESP/FIESP Congress Arbitration Day, New York, NY (April 17, 2018)</w:t>
      </w:r>
    </w:p>
    <w:p w:rsidRPr="00A2608A" w:rsidR="006B0CD8" w:rsidP="00D475A4" w:rsidRDefault="006B0CD8" w14:paraId="2D1DC314" w14:textId="77777777">
      <w:pPr>
        <w:pStyle w:val="BulletList"/>
        <w:rPr>
          <w:rFonts w:cs="Times New Roman"/>
          <w:szCs w:val="20"/>
        </w:rPr>
      </w:pPr>
      <w:r w:rsidRPr="00A2608A">
        <w:rPr>
          <w:rFonts w:cs="Times New Roman"/>
          <w:szCs w:val="20"/>
        </w:rPr>
        <w:t>Energy Across Borders: Geopolitics, Conflict and International Arbitration — Energy Days Conference, Pennsylvania State University, Pennsylvania (May 22, 2017)</w:t>
      </w:r>
    </w:p>
    <w:p w:rsidRPr="00A2608A" w:rsidR="006B0CD8" w:rsidP="00D475A4" w:rsidRDefault="006B0CD8" w14:paraId="69D197FA" w14:textId="218FBA36">
      <w:pPr>
        <w:pStyle w:val="BulletList"/>
        <w:rPr>
          <w:rFonts w:cs="Times New Roman"/>
          <w:szCs w:val="20"/>
          <w:lang w:val="es-419"/>
        </w:rPr>
      </w:pPr>
      <w:r w:rsidRPr="00A2608A">
        <w:rPr>
          <w:rFonts w:cs="Times New Roman"/>
          <w:szCs w:val="20"/>
          <w:lang w:val="es-419"/>
        </w:rPr>
        <w:t xml:space="preserve">Visión de los </w:t>
      </w:r>
      <w:proofErr w:type="spellStart"/>
      <w:r w:rsidRPr="00A2608A" w:rsidR="00F33F0A">
        <w:rPr>
          <w:rFonts w:cs="Times New Roman"/>
          <w:szCs w:val="20"/>
          <w:lang w:val="es-419"/>
        </w:rPr>
        <w:t>A</w:t>
      </w:r>
      <w:r w:rsidRPr="00A2608A">
        <w:rPr>
          <w:rFonts w:cs="Times New Roman"/>
          <w:szCs w:val="20"/>
          <w:lang w:val="es-419"/>
        </w:rPr>
        <w:t>rbitros</w:t>
      </w:r>
      <w:proofErr w:type="spellEnd"/>
      <w:r w:rsidRPr="00A2608A">
        <w:rPr>
          <w:rFonts w:cs="Times New Roman"/>
          <w:szCs w:val="20"/>
          <w:lang w:val="es-419"/>
        </w:rPr>
        <w:t xml:space="preserve"> y </w:t>
      </w:r>
      <w:r w:rsidRPr="00A2608A" w:rsidR="00F33F0A">
        <w:rPr>
          <w:rFonts w:cs="Times New Roman"/>
          <w:szCs w:val="20"/>
          <w:lang w:val="es-419"/>
        </w:rPr>
        <w:t>A</w:t>
      </w:r>
      <w:r w:rsidRPr="00A2608A">
        <w:rPr>
          <w:rFonts w:cs="Times New Roman"/>
          <w:szCs w:val="20"/>
          <w:lang w:val="es-419"/>
        </w:rPr>
        <w:t xml:space="preserve">bogados </w:t>
      </w:r>
      <w:r w:rsidRPr="00A2608A" w:rsidR="00F33F0A">
        <w:rPr>
          <w:rFonts w:cs="Times New Roman"/>
          <w:szCs w:val="20"/>
          <w:lang w:val="es-419"/>
        </w:rPr>
        <w:t>S</w:t>
      </w:r>
      <w:r w:rsidRPr="00A2608A">
        <w:rPr>
          <w:rFonts w:cs="Times New Roman"/>
          <w:szCs w:val="20"/>
          <w:lang w:val="es-419"/>
        </w:rPr>
        <w:t xml:space="preserve">obre el </w:t>
      </w:r>
      <w:r w:rsidRPr="00A2608A" w:rsidR="00F33F0A">
        <w:rPr>
          <w:rFonts w:cs="Times New Roman"/>
          <w:szCs w:val="20"/>
          <w:lang w:val="es-419"/>
        </w:rPr>
        <w:t>D</w:t>
      </w:r>
      <w:r w:rsidRPr="00A2608A">
        <w:rPr>
          <w:rFonts w:cs="Times New Roman"/>
          <w:szCs w:val="20"/>
          <w:lang w:val="es-419"/>
        </w:rPr>
        <w:t xml:space="preserve">esarrollo del </w:t>
      </w:r>
      <w:r w:rsidRPr="00A2608A" w:rsidR="00F33F0A">
        <w:rPr>
          <w:rFonts w:cs="Times New Roman"/>
          <w:szCs w:val="20"/>
          <w:lang w:val="es-419"/>
        </w:rPr>
        <w:t>A</w:t>
      </w:r>
      <w:r w:rsidRPr="00A2608A">
        <w:rPr>
          <w:rFonts w:cs="Times New Roman"/>
          <w:szCs w:val="20"/>
          <w:lang w:val="es-419"/>
        </w:rPr>
        <w:t xml:space="preserve">rbitraje </w:t>
      </w:r>
      <w:r w:rsidRPr="00A2608A" w:rsidR="00F33F0A">
        <w:rPr>
          <w:rFonts w:cs="Times New Roman"/>
          <w:szCs w:val="20"/>
          <w:lang w:val="es-419"/>
        </w:rPr>
        <w:t>I</w:t>
      </w:r>
      <w:r w:rsidRPr="00A2608A">
        <w:rPr>
          <w:rFonts w:cs="Times New Roman"/>
          <w:szCs w:val="20"/>
          <w:lang w:val="es-419"/>
        </w:rPr>
        <w:t xml:space="preserve">nternacional — Congreso de Arbitraje Nacional e Internacional, Centro de Arbitraje y Conciliación, </w:t>
      </w:r>
      <w:proofErr w:type="gramStart"/>
      <w:r w:rsidRPr="00A2608A">
        <w:rPr>
          <w:rFonts w:cs="Times New Roman"/>
          <w:szCs w:val="20"/>
          <w:lang w:val="es-419"/>
        </w:rPr>
        <w:t>Bogotá ,</w:t>
      </w:r>
      <w:proofErr w:type="gramEnd"/>
      <w:r w:rsidRPr="00A2608A">
        <w:rPr>
          <w:rFonts w:cs="Times New Roman"/>
          <w:szCs w:val="20"/>
          <w:lang w:val="es-419"/>
        </w:rPr>
        <w:t xml:space="preserve"> </w:t>
      </w:r>
      <w:proofErr w:type="spellStart"/>
      <w:r w:rsidRPr="00A2608A">
        <w:rPr>
          <w:rFonts w:cs="Times New Roman"/>
          <w:szCs w:val="20"/>
          <w:lang w:val="es-419"/>
        </w:rPr>
        <w:t>Colombiá</w:t>
      </w:r>
      <w:proofErr w:type="spellEnd"/>
      <w:r w:rsidRPr="00A2608A">
        <w:rPr>
          <w:rFonts w:cs="Times New Roman"/>
          <w:szCs w:val="20"/>
          <w:lang w:val="es-419"/>
        </w:rPr>
        <w:t xml:space="preserve"> (April 2, 2017)</w:t>
      </w:r>
      <w:r w:rsidR="009A25D0">
        <w:rPr>
          <w:rFonts w:cs="Times New Roman"/>
          <w:szCs w:val="20"/>
          <w:lang w:val="es-419"/>
        </w:rPr>
        <w:t xml:space="preserve"> </w:t>
      </w:r>
      <w:r w:rsidR="00A44BE3">
        <w:rPr>
          <w:rFonts w:cs="Times New Roman"/>
          <w:szCs w:val="20"/>
          <w:lang w:val="es-419"/>
        </w:rPr>
        <w:t>(</w:t>
      </w:r>
      <w:proofErr w:type="spellStart"/>
      <w:r w:rsidRPr="00A44BE3" w:rsidR="00A44BE3">
        <w:rPr>
          <w:rFonts w:cs="Times New Roman"/>
          <w:szCs w:val="20"/>
          <w:highlight w:val="yellow"/>
          <w:lang w:val="es-419"/>
        </w:rPr>
        <w:t>Translate</w:t>
      </w:r>
      <w:proofErr w:type="spellEnd"/>
      <w:r w:rsidR="00A44BE3">
        <w:rPr>
          <w:rFonts w:cs="Times New Roman"/>
          <w:szCs w:val="20"/>
          <w:lang w:val="es-419"/>
        </w:rPr>
        <w:t>)</w:t>
      </w:r>
    </w:p>
    <w:p w:rsidRPr="00A2608A" w:rsidR="006B0CD8" w:rsidP="00D475A4" w:rsidRDefault="006B0CD8" w14:paraId="28C03720" w14:textId="00142416">
      <w:pPr>
        <w:pStyle w:val="BulletList"/>
        <w:rPr>
          <w:rFonts w:cs="Times New Roman"/>
          <w:szCs w:val="20"/>
        </w:rPr>
      </w:pPr>
      <w:r w:rsidRPr="00A2608A">
        <w:rPr>
          <w:rFonts w:cs="Times New Roman"/>
          <w:szCs w:val="20"/>
        </w:rPr>
        <w:t xml:space="preserve">Arbitration and Public Administration: </w:t>
      </w:r>
      <w:r w:rsidRPr="00A2608A" w:rsidR="00F33F0A">
        <w:rPr>
          <w:rFonts w:cs="Times New Roman"/>
          <w:szCs w:val="20"/>
        </w:rPr>
        <w:t>A</w:t>
      </w:r>
      <w:r w:rsidRPr="00A2608A">
        <w:rPr>
          <w:rFonts w:cs="Times New Roman"/>
          <w:szCs w:val="20"/>
        </w:rPr>
        <w:t xml:space="preserve"> </w:t>
      </w:r>
      <w:r w:rsidRPr="00A2608A" w:rsidR="00F33F0A">
        <w:rPr>
          <w:rFonts w:cs="Times New Roman"/>
          <w:szCs w:val="20"/>
        </w:rPr>
        <w:t>R</w:t>
      </w:r>
      <w:r w:rsidRPr="00A2608A">
        <w:rPr>
          <w:rFonts w:cs="Times New Roman"/>
          <w:szCs w:val="20"/>
        </w:rPr>
        <w:t xml:space="preserve">eality in Latin American </w:t>
      </w:r>
      <w:r w:rsidRPr="00A2608A" w:rsidR="00F33F0A">
        <w:rPr>
          <w:rFonts w:cs="Times New Roman"/>
          <w:szCs w:val="20"/>
        </w:rPr>
        <w:t>C</w:t>
      </w:r>
      <w:r w:rsidRPr="00A2608A">
        <w:rPr>
          <w:rFonts w:cs="Times New Roman"/>
          <w:szCs w:val="20"/>
        </w:rPr>
        <w:t xml:space="preserve">ountries? Case </w:t>
      </w:r>
      <w:r w:rsidRPr="00A2608A" w:rsidR="00F33F0A">
        <w:rPr>
          <w:rFonts w:cs="Times New Roman"/>
          <w:szCs w:val="20"/>
        </w:rPr>
        <w:t>L</w:t>
      </w:r>
      <w:r w:rsidRPr="00A2608A">
        <w:rPr>
          <w:rFonts w:cs="Times New Roman"/>
          <w:szCs w:val="20"/>
        </w:rPr>
        <w:t xml:space="preserve">aw and </w:t>
      </w:r>
      <w:r w:rsidRPr="00A2608A" w:rsidR="00F33F0A">
        <w:rPr>
          <w:rFonts w:cs="Times New Roman"/>
          <w:szCs w:val="20"/>
        </w:rPr>
        <w:t>P</w:t>
      </w:r>
      <w:r w:rsidRPr="00A2608A">
        <w:rPr>
          <w:rFonts w:cs="Times New Roman"/>
          <w:szCs w:val="20"/>
        </w:rPr>
        <w:t xml:space="preserve">osition of the Judiciary Branch — III </w:t>
      </w:r>
      <w:proofErr w:type="spellStart"/>
      <w:r w:rsidRPr="00A2608A">
        <w:rPr>
          <w:rFonts w:cs="Times New Roman"/>
          <w:szCs w:val="20"/>
        </w:rPr>
        <w:t>Congresso</w:t>
      </w:r>
      <w:proofErr w:type="spellEnd"/>
      <w:r w:rsidRPr="00A2608A">
        <w:rPr>
          <w:rFonts w:cs="Times New Roman"/>
          <w:szCs w:val="20"/>
        </w:rPr>
        <w:t xml:space="preserve"> Pan-Americano de Arbitragem CAM-CCBC, Sao Paulo, Brazil (October 24, 2016)</w:t>
      </w:r>
    </w:p>
    <w:p w:rsidRPr="00A2608A" w:rsidR="006B0CD8" w:rsidP="00D475A4" w:rsidRDefault="006B0CD8" w14:paraId="710F9047" w14:textId="77777777">
      <w:pPr>
        <w:pStyle w:val="BulletList"/>
        <w:rPr>
          <w:rFonts w:cs="Times New Roman"/>
          <w:szCs w:val="20"/>
        </w:rPr>
      </w:pPr>
      <w:proofErr w:type="spellStart"/>
      <w:r w:rsidRPr="00A2608A">
        <w:rPr>
          <w:rFonts w:cs="Times New Roman"/>
          <w:szCs w:val="20"/>
        </w:rPr>
        <w:t>Aspectos</w:t>
      </w:r>
      <w:proofErr w:type="spellEnd"/>
      <w:r w:rsidRPr="00A2608A">
        <w:rPr>
          <w:rFonts w:cs="Times New Roman"/>
          <w:szCs w:val="20"/>
        </w:rPr>
        <w:t xml:space="preserve"> </w:t>
      </w:r>
      <w:proofErr w:type="spellStart"/>
      <w:r w:rsidRPr="00A2608A">
        <w:rPr>
          <w:rFonts w:cs="Times New Roman"/>
          <w:szCs w:val="20"/>
        </w:rPr>
        <w:t>Prácticos</w:t>
      </w:r>
      <w:proofErr w:type="spellEnd"/>
      <w:r w:rsidRPr="00A2608A">
        <w:rPr>
          <w:rFonts w:cs="Times New Roman"/>
          <w:szCs w:val="20"/>
        </w:rPr>
        <w:t xml:space="preserve"> del Arbitraje Internacional — International Centre of Dispute Resolution, International Arbitration Symposium, New York, NY (May 27, 2016)</w:t>
      </w:r>
    </w:p>
    <w:p w:rsidRPr="00A2608A" w:rsidR="006B0CD8" w:rsidP="00D475A4" w:rsidRDefault="006B0CD8" w14:paraId="7D1EE2D5" w14:textId="77777777">
      <w:pPr>
        <w:pStyle w:val="BulletList"/>
        <w:rPr>
          <w:rFonts w:cs="Times New Roman"/>
          <w:szCs w:val="20"/>
        </w:rPr>
      </w:pPr>
      <w:r w:rsidRPr="00A2608A">
        <w:rPr>
          <w:rFonts w:cs="Times New Roman"/>
          <w:szCs w:val="20"/>
        </w:rPr>
        <w:t>Strategies for Faster and Cheaper Cross-Border — ACC GNY Signature CLE Program, New York, NY (January 14, 2016)</w:t>
      </w:r>
    </w:p>
    <w:p w:rsidRPr="00A2608A" w:rsidR="006B0CD8" w:rsidP="00D475A4" w:rsidRDefault="006B0CD8" w14:paraId="4E8F69F1" w14:textId="5C75094F">
      <w:pPr>
        <w:pStyle w:val="BulletList"/>
        <w:rPr>
          <w:rFonts w:cs="Times New Roman"/>
          <w:szCs w:val="20"/>
        </w:rPr>
      </w:pPr>
      <w:r w:rsidRPr="00A2608A">
        <w:rPr>
          <w:rFonts w:cs="Times New Roman"/>
          <w:szCs w:val="20"/>
        </w:rPr>
        <w:t xml:space="preserve">Is International Arbitration </w:t>
      </w:r>
      <w:r w:rsidRPr="00A2608A" w:rsidR="00DC68A9">
        <w:rPr>
          <w:rFonts w:cs="Times New Roman"/>
          <w:szCs w:val="20"/>
        </w:rPr>
        <w:t>R</w:t>
      </w:r>
      <w:r w:rsidRPr="00A2608A">
        <w:rPr>
          <w:rFonts w:cs="Times New Roman"/>
          <w:szCs w:val="20"/>
        </w:rPr>
        <w:t xml:space="preserve">eally </w:t>
      </w:r>
      <w:r w:rsidRPr="00A2608A" w:rsidR="00DC68A9">
        <w:rPr>
          <w:rFonts w:cs="Times New Roman"/>
          <w:szCs w:val="20"/>
        </w:rPr>
        <w:t>O</w:t>
      </w:r>
      <w:r w:rsidRPr="00A2608A">
        <w:rPr>
          <w:rFonts w:cs="Times New Roman"/>
          <w:szCs w:val="20"/>
        </w:rPr>
        <w:t xml:space="preserve">pen to </w:t>
      </w:r>
      <w:r w:rsidRPr="00A2608A" w:rsidR="00DC68A9">
        <w:rPr>
          <w:rFonts w:cs="Times New Roman"/>
          <w:szCs w:val="20"/>
        </w:rPr>
        <w:t>N</w:t>
      </w:r>
      <w:r w:rsidRPr="00A2608A">
        <w:rPr>
          <w:rFonts w:cs="Times New Roman"/>
          <w:szCs w:val="20"/>
        </w:rPr>
        <w:t xml:space="preserve">ew </w:t>
      </w:r>
      <w:r w:rsidRPr="00A2608A" w:rsidR="00DC68A9">
        <w:rPr>
          <w:rFonts w:cs="Times New Roman"/>
          <w:szCs w:val="20"/>
        </w:rPr>
        <w:t>F</w:t>
      </w:r>
      <w:r w:rsidRPr="00A2608A">
        <w:rPr>
          <w:rFonts w:cs="Times New Roman"/>
          <w:szCs w:val="20"/>
        </w:rPr>
        <w:t>aces? — 27th Annual ITA Workshop: Subconscious Influences of International Arbitration, Dallas, TX (June 17, 2015)</w:t>
      </w:r>
    </w:p>
    <w:p w:rsidRPr="00A2608A" w:rsidR="006B0CD8" w:rsidP="00D475A4" w:rsidRDefault="006B0CD8" w14:paraId="6EE02CCC" w14:textId="1BA94660">
      <w:pPr>
        <w:pStyle w:val="BulletList"/>
        <w:rPr>
          <w:rFonts w:cs="Times New Roman"/>
        </w:rPr>
      </w:pPr>
      <w:r w:rsidRPr="00A2608A">
        <w:rPr>
          <w:rFonts w:cs="Times New Roman"/>
        </w:rPr>
        <w:t xml:space="preserve">Dispute Resolution Current </w:t>
      </w:r>
      <w:r w:rsidRPr="00A2608A" w:rsidR="00DC68A9">
        <w:rPr>
          <w:rFonts w:cs="Times New Roman"/>
        </w:rPr>
        <w:t>T</w:t>
      </w:r>
      <w:r w:rsidRPr="00A2608A">
        <w:rPr>
          <w:rFonts w:cs="Times New Roman"/>
        </w:rPr>
        <w:t xml:space="preserve">rends </w:t>
      </w:r>
      <w:r w:rsidRPr="00A2608A" w:rsidR="00DC68A9">
        <w:rPr>
          <w:rFonts w:cs="Times New Roman"/>
        </w:rPr>
        <w:t>I</w:t>
      </w:r>
      <w:r w:rsidRPr="00A2608A">
        <w:rPr>
          <w:rFonts w:cs="Times New Roman"/>
        </w:rPr>
        <w:t xml:space="preserve">nvolving </w:t>
      </w:r>
      <w:r w:rsidRPr="00A2608A" w:rsidR="00DC68A9">
        <w:rPr>
          <w:rFonts w:cs="Times New Roman"/>
        </w:rPr>
        <w:t>A</w:t>
      </w:r>
      <w:r w:rsidRPr="00A2608A">
        <w:rPr>
          <w:rFonts w:cs="Times New Roman"/>
        </w:rPr>
        <w:t xml:space="preserve">rbitration and </w:t>
      </w:r>
      <w:r w:rsidRPr="00A2608A" w:rsidR="00DC68A9">
        <w:rPr>
          <w:rFonts w:cs="Times New Roman"/>
        </w:rPr>
        <w:t>C</w:t>
      </w:r>
      <w:r w:rsidRPr="00A2608A">
        <w:rPr>
          <w:rFonts w:cs="Times New Roman"/>
        </w:rPr>
        <w:t xml:space="preserve">ompliance </w:t>
      </w:r>
      <w:r w:rsidRPr="00A2608A" w:rsidR="00DC68A9">
        <w:rPr>
          <w:rFonts w:cs="Times New Roman"/>
        </w:rPr>
        <w:t>I</w:t>
      </w:r>
      <w:r w:rsidRPr="00A2608A">
        <w:rPr>
          <w:rFonts w:cs="Times New Roman"/>
        </w:rPr>
        <w:t>ssues in Brazil — Georgetown University Law Center, Washington, DC (September 15, 2014)</w:t>
      </w:r>
    </w:p>
    <w:p w:rsidRPr="00A2608A" w:rsidR="006B0CD8" w:rsidP="00D475A4" w:rsidRDefault="006B0CD8" w14:paraId="29237DAE" w14:textId="77777777">
      <w:pPr>
        <w:pStyle w:val="BulletList"/>
        <w:rPr>
          <w:rFonts w:cs="Times New Roman"/>
        </w:rPr>
      </w:pPr>
      <w:r w:rsidRPr="00A2608A">
        <w:rPr>
          <w:rFonts w:cs="Times New Roman"/>
        </w:rPr>
        <w:t>Specific Themes of Doing Business in Latin America — ABA Section of International Law, New Perspectives for Infrastructure Projects in Latin America, São Paulo (August 24, 2013)</w:t>
      </w:r>
    </w:p>
    <w:p w:rsidRPr="00A2608A" w:rsidR="006B0CD8" w:rsidP="00D475A4" w:rsidRDefault="006B0CD8" w14:paraId="51994185" w14:textId="47FD94FC">
      <w:pPr>
        <w:pStyle w:val="BulletList"/>
        <w:rPr>
          <w:rFonts w:cs="Times New Roman"/>
        </w:rPr>
      </w:pPr>
      <w:r w:rsidRPr="00A2608A">
        <w:rPr>
          <w:rFonts w:cs="Times New Roman"/>
        </w:rPr>
        <w:t xml:space="preserve">Budgeting and Managing </w:t>
      </w:r>
      <w:r w:rsidRPr="00A2608A" w:rsidR="00DC68A9">
        <w:rPr>
          <w:rFonts w:cs="Times New Roman"/>
        </w:rPr>
        <w:t>a</w:t>
      </w:r>
      <w:r w:rsidRPr="00A2608A">
        <w:rPr>
          <w:rFonts w:cs="Times New Roman"/>
        </w:rPr>
        <w:t>n International Arbitration: How to Keep Arbitration Cost-Efficient and Effective — ABA Section of International Law 2013 Spring Meeting, Washington, DC (April 24, 2013)</w:t>
      </w:r>
    </w:p>
    <w:p w:rsidRPr="00A2608A" w:rsidR="006B0CD8" w:rsidP="00D475A4" w:rsidRDefault="006B0CD8" w14:paraId="7F7365D4" w14:textId="664965A8">
      <w:pPr>
        <w:pStyle w:val="BulletList"/>
        <w:rPr>
          <w:rFonts w:cs="Times New Roman"/>
        </w:rPr>
      </w:pPr>
      <w:r w:rsidRPr="00A2608A">
        <w:rPr>
          <w:rFonts w:cs="Times New Roman"/>
        </w:rPr>
        <w:t>U.S.</w:t>
      </w:r>
      <w:r w:rsidRPr="00A2608A" w:rsidR="00BB3B8C">
        <w:rPr>
          <w:rFonts w:cs="Times New Roman"/>
        </w:rPr>
        <w:t xml:space="preserve"> </w:t>
      </w:r>
      <w:r w:rsidRPr="00A2608A">
        <w:rPr>
          <w:rFonts w:cs="Times New Roman"/>
        </w:rPr>
        <w:t>Judicial Discovery for Use in International Commercial Arbitration, Guest Lecturer — International Commercial Arbitration Class at Georgetown University Law Center, Washington, D.C. (November 19, 2012)</w:t>
      </w:r>
    </w:p>
    <w:p w:rsidRPr="00A2608A" w:rsidR="006B0CD8" w:rsidP="00D475A4" w:rsidRDefault="006B0CD8" w14:paraId="0916600B" w14:textId="6CC19FFD">
      <w:pPr>
        <w:pStyle w:val="BulletList"/>
        <w:rPr>
          <w:rFonts w:cs="Times New Roman"/>
          <w:lang w:val="pt-BR"/>
        </w:rPr>
      </w:pPr>
      <w:r w:rsidRPr="00A2608A">
        <w:rPr>
          <w:rFonts w:cs="Times New Roman"/>
          <w:lang w:val="pt-BR"/>
        </w:rPr>
        <w:t xml:space="preserve">O Papel do Árbitro na Avaliação de Danos — XI Congresso do Comitê Brasileiro de Arbitragem--CBAr: Aspectos </w:t>
      </w:r>
      <w:r w:rsidRPr="00A2608A">
        <w:rPr>
          <w:rFonts w:cs="Times New Roman"/>
          <w:shd w:val="clear" w:color="auto" w:fill="FFFFFF"/>
          <w:lang w:val="pt-BR"/>
        </w:rPr>
        <w:t>Econômicos</w:t>
      </w:r>
      <w:r w:rsidRPr="00A2608A">
        <w:rPr>
          <w:rFonts w:cs="Times New Roman"/>
          <w:lang w:val="pt-BR"/>
        </w:rPr>
        <w:t xml:space="preserve"> da Arbitragem, Porto Alegre (September 2012)</w:t>
      </w:r>
      <w:r w:rsidR="009A25D0">
        <w:rPr>
          <w:rFonts w:cs="Times New Roman"/>
          <w:lang w:val="pt-BR"/>
        </w:rPr>
        <w:t xml:space="preserve"> </w:t>
      </w:r>
      <w:r w:rsidRPr="00A44BE3" w:rsidR="00A44BE3">
        <w:rPr>
          <w:rFonts w:cs="Times New Roman"/>
          <w:szCs w:val="20"/>
          <w:lang w:val="pt-BR"/>
        </w:rPr>
        <w:t>(</w:t>
      </w:r>
      <w:r w:rsidRPr="00A44BE3" w:rsidR="00A44BE3">
        <w:rPr>
          <w:rFonts w:cs="Times New Roman"/>
          <w:szCs w:val="20"/>
          <w:highlight w:val="yellow"/>
          <w:lang w:val="pt-BR"/>
        </w:rPr>
        <w:t>Translate</w:t>
      </w:r>
      <w:r w:rsidRPr="00A44BE3" w:rsidR="00A44BE3">
        <w:rPr>
          <w:rFonts w:cs="Times New Roman"/>
          <w:szCs w:val="20"/>
          <w:lang w:val="pt-BR"/>
        </w:rPr>
        <w:t>)</w:t>
      </w:r>
    </w:p>
    <w:p w:rsidRPr="00A2608A" w:rsidR="006B0CD8" w:rsidP="00D475A4" w:rsidRDefault="006B0CD8" w14:paraId="3A6F3A5F" w14:textId="77777777">
      <w:pPr>
        <w:pStyle w:val="BulletList"/>
        <w:rPr>
          <w:rFonts w:cs="Times New Roman"/>
        </w:rPr>
      </w:pPr>
      <w:r w:rsidRPr="00A2608A">
        <w:rPr>
          <w:rFonts w:cs="Times New Roman"/>
        </w:rPr>
        <w:t>How to Handle a BIT Arbitration — Ninth Annual Seminar on International Commercial Arbitration at American University's Washington College of Law, Washington, DC (October 3, 2012)</w:t>
      </w:r>
    </w:p>
    <w:p w:rsidRPr="00A2608A" w:rsidR="006B0CD8" w:rsidP="00D475A4" w:rsidRDefault="006B0CD8" w14:paraId="581F2713" w14:textId="5F6B4246">
      <w:pPr>
        <w:pStyle w:val="BulletList"/>
        <w:rPr>
          <w:rFonts w:cs="Times New Roman"/>
        </w:rPr>
      </w:pPr>
      <w:r w:rsidRPr="00A2608A">
        <w:rPr>
          <w:rFonts w:cs="Times New Roman"/>
        </w:rPr>
        <w:t xml:space="preserve">Documentary Evidence and the Use of Discovery, Evidence in International Arbitration — ICDR Young &amp; International e ICC Young Arbitrators Forum, Bogotá (September 2010) </w:t>
      </w:r>
    </w:p>
    <w:p w:rsidRPr="00A2608A" w:rsidR="00521A43" w:rsidP="00D475A4" w:rsidRDefault="006B0CD8" w14:paraId="01C3E2D4" w14:textId="77777777">
      <w:pPr>
        <w:pStyle w:val="BulletList"/>
        <w:rPr>
          <w:rFonts w:cs="Times New Roman"/>
          <w:sz w:val="18"/>
          <w:szCs w:val="18"/>
          <w:lang w:val="pt-BR"/>
        </w:rPr>
      </w:pPr>
      <w:r w:rsidRPr="00A2608A">
        <w:rPr>
          <w:rFonts w:cs="Times New Roman"/>
          <w:lang w:val="pt-BR"/>
        </w:rPr>
        <w:t>Jurisdictional Issues in ICSID Arbitration — Seminário sobre questões jurídicas internacionais apresentado ao governo da República da Colômbia, Bogotá, (June 2009)</w:t>
      </w:r>
    </w:p>
    <w:p w:rsidRPr="00EE29C4" w:rsidR="006B0CD8" w:rsidP="00080D76" w:rsidRDefault="004C6BCE" w14:paraId="118EA566" w14:textId="4900F4EE">
      <w:pPr>
        <w:pStyle w:val="H3"/>
        <w:rPr>
          <w:color w:val="0070C0"/>
        </w:rPr>
      </w:pPr>
      <w:bookmarkStart w:name="_Hlk126330552" w:id="9"/>
      <w:r>
        <w:rPr>
          <w:color w:val="0070C0"/>
        </w:rPr>
        <w:t xml:space="preserve">Page 5 - </w:t>
      </w:r>
      <w:r w:rsidRPr="00EE29C4" w:rsidR="006B0CD8">
        <w:rPr>
          <w:color w:val="0070C0"/>
        </w:rPr>
        <w:t>Publications</w:t>
      </w:r>
    </w:p>
    <w:p w:rsidRPr="00A2608A" w:rsidR="00354700" w:rsidP="00080D76" w:rsidRDefault="00354700" w14:paraId="377C8637" w14:textId="77777777">
      <w:pPr>
        <w:pStyle w:val="BulletList"/>
        <w:spacing w:line="300" w:lineRule="exact"/>
        <w:rPr>
          <w:rFonts w:cs="Times New Roman"/>
        </w:rPr>
      </w:pPr>
      <w:bookmarkStart w:name="_Hlk130638862" w:id="10"/>
      <w:bookmarkStart w:name="_Hlk130639169" w:id="11"/>
      <w:r w:rsidRPr="00A2608A">
        <w:rPr>
          <w:rFonts w:cs="Times New Roman"/>
        </w:rPr>
        <w:t>The Role of Counsel in International Arbitration: Set-Aside Steps, chapter of book International Arbitration in Practice (co-author), edited by Courtney Lotfi, Alicja Zielinska-Eisen and Veronica Sandler Obregon – Kluwer International Law (2024).</w:t>
      </w:r>
    </w:p>
    <w:p w:rsidRPr="00A2608A" w:rsidR="00323CAC" w:rsidP="00D475A4" w:rsidRDefault="00323CAC" w14:paraId="0C9B9F19" w14:textId="464F9364">
      <w:pPr>
        <w:pStyle w:val="BulletList"/>
        <w:rPr>
          <w:rFonts w:cs="Times New Roman"/>
          <w:lang w:val="pt-BR"/>
        </w:rPr>
      </w:pPr>
      <w:r w:rsidRPr="00A2608A">
        <w:rPr>
          <w:rFonts w:cs="Times New Roman"/>
          <w:lang w:val="pt-BR"/>
        </w:rPr>
        <w:t>Lei de Arbitragem</w:t>
      </w:r>
      <w:r w:rsidRPr="00A2608A" w:rsidR="0070329E">
        <w:rPr>
          <w:rFonts w:cs="Times New Roman"/>
          <w:lang w:val="pt-BR"/>
        </w:rPr>
        <w:t xml:space="preserve"> Comentada: Lei No. 9.307/1996 (co-author, comments to Article 12), Revista dos Tribunais (2023).  </w:t>
      </w:r>
      <w:bookmarkEnd w:id="10"/>
    </w:p>
    <w:bookmarkEnd w:id="9"/>
    <w:bookmarkEnd w:id="11"/>
    <w:p w:rsidRPr="00A2608A" w:rsidR="006B0CD8" w:rsidP="00D475A4" w:rsidRDefault="006B0CD8" w14:paraId="286C01EA" w14:textId="56A4D566">
      <w:pPr>
        <w:pStyle w:val="BulletList"/>
        <w:rPr>
          <w:rFonts w:cs="Times New Roman"/>
        </w:rPr>
      </w:pPr>
      <w:r w:rsidRPr="00A2608A">
        <w:rPr>
          <w:rFonts w:cs="Times New Roman"/>
        </w:rPr>
        <w:t xml:space="preserve">Litigation Alternatives for COVID-19 Hospitality Disputes – </w:t>
      </w:r>
      <w:r w:rsidRPr="00A2608A">
        <w:rPr>
          <w:rFonts w:cs="Times New Roman"/>
          <w:i/>
        </w:rPr>
        <w:t>Law360</w:t>
      </w:r>
      <w:r w:rsidRPr="00A2608A">
        <w:rPr>
          <w:rFonts w:cs="Times New Roman"/>
        </w:rPr>
        <w:t xml:space="preserve"> (May 11, 2020)</w:t>
      </w:r>
    </w:p>
    <w:p w:rsidRPr="00A2608A" w:rsidR="006B0CD8" w:rsidP="00D475A4" w:rsidRDefault="006B0CD8" w14:paraId="4C37F6EA" w14:textId="26877872">
      <w:pPr>
        <w:pStyle w:val="BulletList"/>
        <w:rPr>
          <w:rFonts w:cs="Times New Roman"/>
        </w:rPr>
      </w:pPr>
      <w:r w:rsidRPr="00A2608A">
        <w:rPr>
          <w:rFonts w:cs="Times New Roman"/>
        </w:rPr>
        <w:t xml:space="preserve">Navigating Investors' Rights under the USMCA – </w:t>
      </w:r>
      <w:r w:rsidRPr="00A2608A">
        <w:rPr>
          <w:rFonts w:cs="Times New Roman"/>
          <w:i/>
        </w:rPr>
        <w:t>T</w:t>
      </w:r>
      <w:r w:rsidRPr="00A2608A" w:rsidR="00521A43">
        <w:rPr>
          <w:rFonts w:cs="Times New Roman"/>
          <w:i/>
        </w:rPr>
        <w:t xml:space="preserve">ransnational </w:t>
      </w:r>
      <w:r w:rsidRPr="00A2608A">
        <w:rPr>
          <w:rFonts w:cs="Times New Roman"/>
          <w:i/>
        </w:rPr>
        <w:t>D</w:t>
      </w:r>
      <w:r w:rsidRPr="00A2608A" w:rsidR="00521A43">
        <w:rPr>
          <w:rFonts w:cs="Times New Roman"/>
          <w:i/>
        </w:rPr>
        <w:t xml:space="preserve">ispute Management, Vol. 17, Issue </w:t>
      </w:r>
      <w:r w:rsidRPr="00A2608A">
        <w:rPr>
          <w:rFonts w:cs="Times New Roman"/>
          <w:i/>
        </w:rPr>
        <w:t>3</w:t>
      </w:r>
      <w:r w:rsidRPr="00A2608A">
        <w:rPr>
          <w:rFonts w:cs="Times New Roman"/>
        </w:rPr>
        <w:t xml:space="preserve"> (March 2020)</w:t>
      </w:r>
    </w:p>
    <w:p w:rsidRPr="00A2608A" w:rsidR="006B0CD8" w:rsidP="00D475A4" w:rsidRDefault="006B0CD8" w14:paraId="72CDD276" w14:textId="0551A59D">
      <w:pPr>
        <w:pStyle w:val="BulletList"/>
        <w:rPr>
          <w:rFonts w:cs="Times New Roman"/>
        </w:rPr>
      </w:pPr>
      <w:r w:rsidRPr="00A2608A">
        <w:rPr>
          <w:rFonts w:cs="Times New Roman"/>
        </w:rPr>
        <w:t>Mining Arbitration in Latin America: Social and Environmental Issues in Investment Arbitration Cases –</w:t>
      </w:r>
      <w:r w:rsidRPr="00A2608A" w:rsidR="00521A43">
        <w:rPr>
          <w:rFonts w:cs="Times New Roman"/>
        </w:rPr>
        <w:t xml:space="preserve"> </w:t>
      </w:r>
      <w:r w:rsidRPr="00A2608A" w:rsidR="00521A43">
        <w:rPr>
          <w:rFonts w:cs="Times New Roman"/>
          <w:i/>
          <w:iCs/>
        </w:rPr>
        <w:t>Global Arbitration Review: The Guide to Mining Arbitrations</w:t>
      </w:r>
      <w:r w:rsidRPr="00A2608A">
        <w:rPr>
          <w:rFonts w:cs="Times New Roman"/>
        </w:rPr>
        <w:t xml:space="preserve"> (July 01, 2019)</w:t>
      </w:r>
    </w:p>
    <w:p w:rsidRPr="00A2608A" w:rsidR="006B0CD8" w:rsidP="00D475A4" w:rsidRDefault="006B0CD8" w14:paraId="5D0FE48A" w14:textId="77777777">
      <w:pPr>
        <w:pStyle w:val="BulletList"/>
        <w:rPr>
          <w:rFonts w:cs="Times New Roman"/>
        </w:rPr>
      </w:pPr>
      <w:r w:rsidRPr="00A2608A">
        <w:rPr>
          <w:rFonts w:cs="Times New Roman"/>
        </w:rPr>
        <w:t xml:space="preserve">Construction contracts in Brazil – </w:t>
      </w:r>
      <w:proofErr w:type="spellStart"/>
      <w:r w:rsidRPr="00A2608A">
        <w:rPr>
          <w:rFonts w:cs="Times New Roman"/>
          <w:i/>
        </w:rPr>
        <w:t>Lexology</w:t>
      </w:r>
      <w:proofErr w:type="spellEnd"/>
      <w:r w:rsidRPr="00A2608A">
        <w:rPr>
          <w:rFonts w:cs="Times New Roman"/>
          <w:i/>
        </w:rPr>
        <w:t xml:space="preserve"> Q&amp;A </w:t>
      </w:r>
      <w:r w:rsidRPr="00A2608A">
        <w:rPr>
          <w:rFonts w:cs="Times New Roman"/>
        </w:rPr>
        <w:t>(March 15, 2019)</w:t>
      </w:r>
    </w:p>
    <w:p w:rsidRPr="00A2608A" w:rsidR="006B0CD8" w:rsidP="00D475A4" w:rsidRDefault="006B0CD8" w14:paraId="45BF5CB9" w14:textId="77777777">
      <w:pPr>
        <w:pStyle w:val="BulletList"/>
        <w:rPr>
          <w:rFonts w:cs="Times New Roman"/>
        </w:rPr>
      </w:pPr>
      <w:r w:rsidRPr="00A2608A">
        <w:rPr>
          <w:rFonts w:cs="Times New Roman"/>
          <w:lang w:bidi="he-IL"/>
        </w:rPr>
        <w:t xml:space="preserve">A structured guide to arbitration law and practice in Brazil </w:t>
      </w:r>
      <w:r w:rsidRPr="00A2608A">
        <w:rPr>
          <w:rFonts w:cs="Times New Roman"/>
        </w:rPr>
        <w:t>–</w:t>
      </w:r>
      <w:r w:rsidRPr="00A2608A">
        <w:rPr>
          <w:rFonts w:cs="Times New Roman"/>
          <w:lang w:bidi="he-IL"/>
        </w:rPr>
        <w:t xml:space="preserve"> </w:t>
      </w:r>
      <w:proofErr w:type="spellStart"/>
      <w:r w:rsidRPr="00A2608A">
        <w:rPr>
          <w:rFonts w:cs="Times New Roman"/>
          <w:i/>
          <w:lang w:bidi="he-IL"/>
        </w:rPr>
        <w:t>Lexology</w:t>
      </w:r>
      <w:proofErr w:type="spellEnd"/>
      <w:r w:rsidRPr="00A2608A">
        <w:rPr>
          <w:rFonts w:cs="Times New Roman"/>
          <w:i/>
          <w:lang w:bidi="he-IL"/>
        </w:rPr>
        <w:t xml:space="preserve"> Q&amp;A</w:t>
      </w:r>
      <w:r w:rsidRPr="00A2608A">
        <w:rPr>
          <w:rFonts w:cs="Times New Roman"/>
          <w:lang w:bidi="he-IL"/>
        </w:rPr>
        <w:t xml:space="preserve"> (17 September 2014, updated in March 2019)</w:t>
      </w:r>
    </w:p>
    <w:p w:rsidRPr="00A2608A" w:rsidR="006B0CD8" w:rsidP="00D475A4" w:rsidRDefault="006B0CD8" w14:paraId="2577FDAD" w14:textId="48A25F9F">
      <w:pPr>
        <w:pStyle w:val="BulletList"/>
        <w:rPr>
          <w:rFonts w:cs="Times New Roman"/>
        </w:rPr>
      </w:pPr>
      <w:r w:rsidRPr="00A2608A">
        <w:rPr>
          <w:rFonts w:cs="Times New Roman"/>
        </w:rPr>
        <w:t xml:space="preserve">United States: Arbitration Q&amp;A – </w:t>
      </w:r>
      <w:r w:rsidRPr="00A2608A">
        <w:rPr>
          <w:rFonts w:cs="Times New Roman"/>
          <w:i/>
        </w:rPr>
        <w:t xml:space="preserve">The In-House Lawyer </w:t>
      </w:r>
      <w:r w:rsidRPr="00A2608A">
        <w:rPr>
          <w:rFonts w:cs="Times New Roman"/>
        </w:rPr>
        <w:t>(October 2018)</w:t>
      </w:r>
    </w:p>
    <w:p w:rsidRPr="00A2608A" w:rsidR="006B0CD8" w:rsidP="00D475A4" w:rsidRDefault="006B0CD8" w14:paraId="6C21510F" w14:textId="44EFBE02">
      <w:pPr>
        <w:pStyle w:val="BulletList"/>
        <w:rPr>
          <w:rFonts w:cs="Times New Roman"/>
          <w:lang w:val="pt-BR"/>
        </w:rPr>
      </w:pPr>
      <w:r w:rsidRPr="00A2608A">
        <w:rPr>
          <w:rFonts w:cs="Times New Roman"/>
          <w:lang w:val="pt-BR"/>
        </w:rPr>
        <w:t xml:space="preserve">Arbitragem Comercial Envolvendo Administração Pública: uma Realidade na América Latina? – </w:t>
      </w:r>
      <w:r w:rsidRPr="00A2608A">
        <w:rPr>
          <w:rFonts w:cs="Times New Roman"/>
          <w:i/>
          <w:lang w:val="pt-BR"/>
        </w:rPr>
        <w:t>Revista Visão Jurídica</w:t>
      </w:r>
      <w:r w:rsidRPr="00A2608A">
        <w:rPr>
          <w:rFonts w:cs="Times New Roman"/>
          <w:lang w:val="pt-BR"/>
        </w:rPr>
        <w:t xml:space="preserve"> (April 2017)</w:t>
      </w:r>
      <w:r w:rsidR="009A25D0">
        <w:rPr>
          <w:rFonts w:cs="Times New Roman"/>
          <w:lang w:val="pt-BR"/>
        </w:rPr>
        <w:t xml:space="preserve"> </w:t>
      </w:r>
      <w:r w:rsidRPr="00A44BE3" w:rsidR="00A44BE3">
        <w:rPr>
          <w:rFonts w:cs="Times New Roman"/>
          <w:szCs w:val="20"/>
          <w:lang w:val="pt-BR"/>
        </w:rPr>
        <w:t>(</w:t>
      </w:r>
      <w:r w:rsidRPr="00A44BE3" w:rsidR="00A44BE3">
        <w:rPr>
          <w:rFonts w:cs="Times New Roman"/>
          <w:szCs w:val="20"/>
          <w:highlight w:val="yellow"/>
          <w:lang w:val="pt-BR"/>
        </w:rPr>
        <w:t>Translate</w:t>
      </w:r>
      <w:r w:rsidRPr="00A44BE3" w:rsidR="00A44BE3">
        <w:rPr>
          <w:rFonts w:cs="Times New Roman"/>
          <w:szCs w:val="20"/>
          <w:lang w:val="pt-BR"/>
        </w:rPr>
        <w:t>)</w:t>
      </w:r>
    </w:p>
    <w:p w:rsidRPr="00A2608A" w:rsidR="006B0CD8" w:rsidP="00D475A4" w:rsidRDefault="006B0CD8" w14:paraId="2138D1D5" w14:textId="313DCAD3">
      <w:pPr>
        <w:pStyle w:val="BulletList"/>
        <w:rPr>
          <w:rFonts w:cs="Times New Roman"/>
          <w:lang w:val="pt-BR"/>
        </w:rPr>
      </w:pPr>
      <w:r w:rsidRPr="00A2608A">
        <w:rPr>
          <w:rFonts w:cs="Times New Roman"/>
          <w:lang w:val="pt-BR"/>
        </w:rPr>
        <w:t xml:space="preserve">Lições a </w:t>
      </w:r>
      <w:r w:rsidRPr="00A2608A" w:rsidR="00DC68A9">
        <w:rPr>
          <w:rFonts w:cs="Times New Roman"/>
          <w:lang w:val="pt-BR"/>
        </w:rPr>
        <w:t>R</w:t>
      </w:r>
      <w:r w:rsidRPr="00A2608A">
        <w:rPr>
          <w:rFonts w:cs="Times New Roman"/>
          <w:lang w:val="pt-BR"/>
        </w:rPr>
        <w:t xml:space="preserve">espeito de </w:t>
      </w:r>
      <w:r w:rsidRPr="00A2608A" w:rsidR="00DC68A9">
        <w:rPr>
          <w:rFonts w:cs="Times New Roman"/>
          <w:lang w:val="pt-BR"/>
        </w:rPr>
        <w:t>D</w:t>
      </w:r>
      <w:r w:rsidRPr="00A2608A">
        <w:rPr>
          <w:rFonts w:cs="Times New Roman"/>
          <w:lang w:val="pt-BR"/>
        </w:rPr>
        <w:t>ecisões</w:t>
      </w:r>
      <w:r w:rsidRPr="00A2608A" w:rsidR="00DC68A9">
        <w:rPr>
          <w:rFonts w:cs="Times New Roman"/>
          <w:lang w:val="pt-BR"/>
        </w:rPr>
        <w:t>V</w:t>
      </w:r>
      <w:r w:rsidRPr="00A2608A">
        <w:rPr>
          <w:rFonts w:cs="Times New Roman"/>
          <w:lang w:val="pt-BR"/>
        </w:rPr>
        <w:t xml:space="preserve">vinculantes e </w:t>
      </w:r>
      <w:r w:rsidRPr="00A2608A" w:rsidR="00DC68A9">
        <w:rPr>
          <w:rFonts w:cs="Times New Roman"/>
          <w:lang w:val="pt-BR"/>
        </w:rPr>
        <w:t>N</w:t>
      </w:r>
      <w:r w:rsidRPr="00A2608A">
        <w:rPr>
          <w:rFonts w:cs="Times New Roman"/>
          <w:lang w:val="pt-BR"/>
        </w:rPr>
        <w:t xml:space="preserve">ão </w:t>
      </w:r>
      <w:r w:rsidRPr="00A2608A" w:rsidR="00DC68A9">
        <w:rPr>
          <w:rFonts w:cs="Times New Roman"/>
          <w:lang w:val="pt-BR"/>
        </w:rPr>
        <w:t>F</w:t>
      </w:r>
      <w:r w:rsidRPr="00A2608A">
        <w:rPr>
          <w:rFonts w:cs="Times New Roman"/>
          <w:lang w:val="pt-BR"/>
        </w:rPr>
        <w:t xml:space="preserve">inais </w:t>
      </w:r>
      <w:r w:rsidRPr="00A2608A" w:rsidR="00DC68A9">
        <w:rPr>
          <w:rFonts w:cs="Times New Roman"/>
          <w:lang w:val="pt-BR"/>
        </w:rPr>
        <w:t>P</w:t>
      </w:r>
      <w:r w:rsidRPr="00A2608A">
        <w:rPr>
          <w:rFonts w:cs="Times New Roman"/>
          <w:lang w:val="pt-BR"/>
        </w:rPr>
        <w:t xml:space="preserve">roferidas por Dispute Adjudication Boards: o Caso CRW Joint Operation v. PT Perusahaan Gas Negara (PERSERO) – </w:t>
      </w:r>
      <w:r w:rsidRPr="00A2608A">
        <w:rPr>
          <w:rFonts w:cs="Times New Roman"/>
          <w:i/>
          <w:lang w:val="pt-BR"/>
        </w:rPr>
        <w:t>Revista de Arbitragem e Mediação – RArb, nº 48</w:t>
      </w:r>
      <w:r w:rsidRPr="00A2608A">
        <w:rPr>
          <w:rFonts w:cs="Times New Roman"/>
          <w:lang w:val="pt-BR"/>
        </w:rPr>
        <w:t xml:space="preserve"> (April 2016)</w:t>
      </w:r>
      <w:r w:rsidR="009A25D0">
        <w:rPr>
          <w:rFonts w:cs="Times New Roman"/>
          <w:lang w:val="pt-BR"/>
        </w:rPr>
        <w:t xml:space="preserve"> </w:t>
      </w:r>
      <w:r w:rsidRPr="00A44BE3" w:rsidR="00A44BE3">
        <w:rPr>
          <w:rFonts w:cs="Times New Roman"/>
          <w:szCs w:val="20"/>
          <w:lang w:val="pt-BR"/>
        </w:rPr>
        <w:t>(</w:t>
      </w:r>
      <w:r w:rsidRPr="00A44BE3" w:rsidR="00A44BE3">
        <w:rPr>
          <w:rFonts w:cs="Times New Roman"/>
          <w:szCs w:val="20"/>
          <w:highlight w:val="yellow"/>
          <w:lang w:val="pt-BR"/>
        </w:rPr>
        <w:t>Translate</w:t>
      </w:r>
      <w:r w:rsidRPr="00A44BE3" w:rsidR="00A44BE3">
        <w:rPr>
          <w:rFonts w:cs="Times New Roman"/>
          <w:szCs w:val="20"/>
          <w:lang w:val="pt-BR"/>
        </w:rPr>
        <w:t>)</w:t>
      </w:r>
    </w:p>
    <w:p w:rsidRPr="00A2608A" w:rsidR="006B0CD8" w:rsidP="00D475A4" w:rsidRDefault="006B0CD8" w14:paraId="1BD68CAE" w14:textId="2A42AA06">
      <w:pPr>
        <w:pStyle w:val="BulletList"/>
        <w:rPr>
          <w:rFonts w:cs="Times New Roman"/>
          <w:lang w:val="es-419"/>
        </w:rPr>
      </w:pPr>
      <w:r w:rsidRPr="00A2608A">
        <w:rPr>
          <w:rFonts w:cs="Times New Roman"/>
          <w:lang w:val="es-419"/>
        </w:rPr>
        <w:t>Directrices Prácticas Para la Redacción del Acuerdo Arbitral (</w:t>
      </w:r>
      <w:proofErr w:type="spellStart"/>
      <w:r w:rsidRPr="00A2608A">
        <w:rPr>
          <w:rFonts w:cs="Times New Roman"/>
          <w:lang w:val="es-419"/>
        </w:rPr>
        <w:t>Co-aut</w:t>
      </w:r>
      <w:r w:rsidRPr="00A2608A" w:rsidR="0070329E">
        <w:rPr>
          <w:rFonts w:cs="Times New Roman"/>
          <w:lang w:val="es-419"/>
        </w:rPr>
        <w:t>hor</w:t>
      </w:r>
      <w:proofErr w:type="spellEnd"/>
      <w:r w:rsidRPr="00A2608A">
        <w:rPr>
          <w:rFonts w:cs="Times New Roman"/>
          <w:lang w:val="es-419"/>
        </w:rPr>
        <w:t xml:space="preserve">) – </w:t>
      </w:r>
      <w:r w:rsidRPr="00A2608A">
        <w:rPr>
          <w:rFonts w:cs="Times New Roman"/>
          <w:i/>
          <w:lang w:val="es-419"/>
        </w:rPr>
        <w:t>Tratado de Derecho Arbitral, Vol. 2</w:t>
      </w:r>
      <w:r w:rsidRPr="00A2608A">
        <w:rPr>
          <w:rFonts w:cs="Times New Roman"/>
          <w:lang w:val="es-419"/>
        </w:rPr>
        <w:t xml:space="preserve"> (March 2011)</w:t>
      </w:r>
      <w:r w:rsidR="009A25D0">
        <w:rPr>
          <w:rFonts w:cs="Times New Roman"/>
          <w:lang w:val="es-419"/>
        </w:rPr>
        <w:t xml:space="preserve"> </w:t>
      </w:r>
      <w:r w:rsidR="00A44BE3">
        <w:rPr>
          <w:rFonts w:cs="Times New Roman"/>
          <w:szCs w:val="20"/>
          <w:lang w:val="es-419"/>
        </w:rPr>
        <w:t>(</w:t>
      </w:r>
      <w:proofErr w:type="spellStart"/>
      <w:r w:rsidRPr="00A44BE3" w:rsidR="00A44BE3">
        <w:rPr>
          <w:rFonts w:cs="Times New Roman"/>
          <w:szCs w:val="20"/>
          <w:highlight w:val="yellow"/>
          <w:lang w:val="es-419"/>
        </w:rPr>
        <w:t>Translate</w:t>
      </w:r>
      <w:proofErr w:type="spellEnd"/>
      <w:r w:rsidR="00A44BE3">
        <w:rPr>
          <w:rFonts w:cs="Times New Roman"/>
          <w:szCs w:val="20"/>
          <w:lang w:val="es-419"/>
        </w:rPr>
        <w:t>)</w:t>
      </w:r>
    </w:p>
    <w:p w:rsidR="006B0CD8" w:rsidP="00007246" w:rsidRDefault="006B0CD8" w14:paraId="00395B57" w14:textId="4F243EEC">
      <w:pPr>
        <w:pStyle w:val="BulletList"/>
        <w:spacing w:after="200"/>
        <w:rPr>
          <w:rFonts w:cs="Times New Roman"/>
        </w:rPr>
      </w:pPr>
      <w:r w:rsidRPr="00D8341B">
        <w:rPr>
          <w:rFonts w:cs="Times New Roman"/>
        </w:rPr>
        <w:t xml:space="preserve">US Judicial Discovery in Private International Arbitration: Outlook Remains Uncertain – </w:t>
      </w:r>
      <w:r w:rsidRPr="00D8341B">
        <w:rPr>
          <w:rFonts w:cs="Times New Roman"/>
          <w:i/>
        </w:rPr>
        <w:t xml:space="preserve">Miami Arbitration Reports, Vol. 1, Issue 5 </w:t>
      </w:r>
      <w:r w:rsidRPr="00D8341B">
        <w:rPr>
          <w:rFonts w:cs="Times New Roman"/>
        </w:rPr>
        <w:t>(October 2009)</w:t>
      </w:r>
      <w:bookmarkEnd w:id="0"/>
    </w:p>
    <w:p w:rsidR="00AC6519" w:rsidP="00AC6519" w:rsidRDefault="00AC6519" w14:paraId="5CFDE519" w14:textId="77777777">
      <w:pPr>
        <w:pStyle w:val="BulletList"/>
        <w:numPr>
          <w:ilvl w:val="0"/>
          <w:numId w:val="0"/>
        </w:numPr>
        <w:spacing w:after="200"/>
        <w:ind w:left="360" w:hanging="360"/>
        <w:rPr>
          <w:rFonts w:cs="Times New Roman"/>
        </w:rPr>
      </w:pPr>
    </w:p>
    <w:p w:rsidRPr="00AC6519" w:rsidR="004C6BCE" w:rsidP="004C6BCE" w:rsidRDefault="004C6BCE" w14:paraId="77BBC12C" w14:textId="77777777">
      <w:pPr>
        <w:pStyle w:val="H3"/>
        <w:rPr>
          <w:b/>
          <w:bCs/>
          <w:color w:val="0070C0"/>
        </w:rPr>
      </w:pPr>
      <w:r>
        <w:rPr>
          <w:b/>
          <w:bCs/>
          <w:color w:val="0070C0"/>
        </w:rPr>
        <w:t xml:space="preserve">Page 5 - </w:t>
      </w:r>
      <w:r w:rsidRPr="00AC6519">
        <w:rPr>
          <w:b/>
          <w:bCs/>
          <w:color w:val="0070C0"/>
        </w:rPr>
        <w:t xml:space="preserve">rECOGNITION AND PROFESSIONAL </w:t>
      </w:r>
      <w:r>
        <w:rPr>
          <w:b/>
          <w:bCs/>
          <w:color w:val="0070C0"/>
        </w:rPr>
        <w:t>aCTIVITIES</w:t>
      </w:r>
    </w:p>
    <w:p w:rsidRPr="006C09BB" w:rsidR="004C6BCE" w:rsidP="004C6BCE" w:rsidRDefault="004C6BCE" w14:paraId="78EEAD64" w14:textId="618325AE">
      <w:pPr>
        <w:pStyle w:val="H3"/>
        <w:rPr>
          <w:rFonts w:cs="Times New Roman"/>
          <w:noProof w:val="0"/>
          <w:color w:val="0070C0"/>
        </w:rPr>
      </w:pPr>
      <w:r w:rsidRPr="006C09BB">
        <w:rPr>
          <w:color w:val="0070C0"/>
        </w:rPr>
        <w:t>Recognition</w:t>
      </w:r>
      <w:r w:rsidR="00A44BE3">
        <w:rPr>
          <w:color w:val="0070C0"/>
        </w:rPr>
        <w:t xml:space="preserve"> </w:t>
      </w:r>
      <w:r w:rsidRPr="00A44BE3" w:rsidR="00A44BE3">
        <w:rPr>
          <w:color w:val="0070C0"/>
          <w:highlight w:val="yellow"/>
        </w:rPr>
        <w:t>(add links to all of these)</w:t>
      </w:r>
    </w:p>
    <w:p w:rsidRPr="00581EB7" w:rsidR="004C6BCE" w:rsidP="004C6BCE" w:rsidRDefault="004C6BCE" w14:paraId="777ED1A2" w14:textId="77777777">
      <w:pPr>
        <w:pStyle w:val="Details"/>
        <w:rPr>
          <w:rFonts w:cs="Times New Roman"/>
        </w:rPr>
      </w:pPr>
      <w:r w:rsidRPr="00581EB7">
        <w:rPr>
          <w:rFonts w:cs="Times New Roman"/>
        </w:rPr>
        <w:t>CHAMBERS AND PARTNERS</w:t>
      </w:r>
    </w:p>
    <w:p w:rsidRPr="00581EB7" w:rsidR="004C6BCE" w:rsidP="004C6BCE" w:rsidRDefault="004C6BCE" w14:paraId="573D1AE0" w14:textId="143B1266">
      <w:pPr>
        <w:pStyle w:val="BulletList"/>
        <w:rPr>
          <w:rFonts w:cs="Times New Roman"/>
        </w:rPr>
      </w:pPr>
      <w:r w:rsidRPr="00581EB7">
        <w:rPr>
          <w:rFonts w:cs="Times New Roman"/>
        </w:rPr>
        <w:t xml:space="preserve">USA, International Arbitration: Counsel, Band 6, </w:t>
      </w:r>
      <w:r w:rsidR="009A25D0">
        <w:rPr>
          <w:rFonts w:cs="Times New Roman"/>
        </w:rPr>
        <w:t xml:space="preserve">Four </w:t>
      </w:r>
      <w:r w:rsidRPr="00581EB7">
        <w:rPr>
          <w:rFonts w:cs="Times New Roman"/>
        </w:rPr>
        <w:t>years ranked.</w:t>
      </w:r>
    </w:p>
    <w:p w:rsidRPr="00581EB7" w:rsidR="004C6BCE" w:rsidP="004C6BCE" w:rsidRDefault="004C6BCE" w14:paraId="5E3CFA49" w14:textId="77777777">
      <w:pPr>
        <w:pStyle w:val="BulletList"/>
        <w:numPr>
          <w:ilvl w:val="1"/>
          <w:numId w:val="1"/>
        </w:numPr>
        <w:rPr>
          <w:rFonts w:cs="Times New Roman"/>
        </w:rPr>
      </w:pPr>
      <w:r w:rsidRPr="00581EB7">
        <w:rPr>
          <w:rFonts w:cs="Times New Roman"/>
        </w:rPr>
        <w:t>“</w:t>
      </w:r>
      <w:r w:rsidRPr="002E7D41">
        <w:rPr>
          <w:rFonts w:cs="Times New Roman"/>
          <w:i/>
          <w:iCs/>
        </w:rPr>
        <w:t xml:space="preserve">I think </w:t>
      </w:r>
      <w:proofErr w:type="gramStart"/>
      <w:r w:rsidRPr="002E7D41">
        <w:rPr>
          <w:rFonts w:cs="Times New Roman"/>
          <w:i/>
          <w:iCs/>
        </w:rPr>
        <w:t>really highly</w:t>
      </w:r>
      <w:proofErr w:type="gramEnd"/>
      <w:r w:rsidRPr="002E7D41">
        <w:rPr>
          <w:rFonts w:cs="Times New Roman"/>
          <w:i/>
          <w:iCs/>
        </w:rPr>
        <w:t xml:space="preserve"> of her, she's fabulous. She comes across as very intelligent and capable, and she's always </w:t>
      </w:r>
      <w:proofErr w:type="gramStart"/>
      <w:r w:rsidRPr="002E7D41">
        <w:rPr>
          <w:rFonts w:cs="Times New Roman"/>
          <w:i/>
          <w:iCs/>
        </w:rPr>
        <w:t xml:space="preserve">really </w:t>
      </w:r>
      <w:r w:rsidRPr="00E3409F">
        <w:rPr>
          <w:rFonts w:cs="Times New Roman"/>
        </w:rPr>
        <w:t>professional</w:t>
      </w:r>
      <w:proofErr w:type="gramEnd"/>
      <w:r w:rsidRPr="002E7D41">
        <w:rPr>
          <w:rFonts w:cs="Times New Roman"/>
          <w:i/>
          <w:iCs/>
        </w:rPr>
        <w:t xml:space="preserve"> and personable</w:t>
      </w:r>
      <w:r w:rsidRPr="00581EB7">
        <w:rPr>
          <w:rFonts w:cs="Times New Roman"/>
        </w:rPr>
        <w:t>.” Chambers USA survey respondent</w:t>
      </w:r>
    </w:p>
    <w:p w:rsidR="004C6BCE" w:rsidP="004C6BCE" w:rsidRDefault="004C6BCE" w14:paraId="645AA679" w14:textId="77777777">
      <w:pPr>
        <w:pStyle w:val="BulletList"/>
        <w:numPr>
          <w:ilvl w:val="1"/>
          <w:numId w:val="1"/>
        </w:numPr>
        <w:rPr>
          <w:rFonts w:cs="Times New Roman"/>
        </w:rPr>
      </w:pPr>
      <w:r w:rsidRPr="00581EB7">
        <w:rPr>
          <w:rFonts w:cs="Times New Roman"/>
        </w:rPr>
        <w:t>“</w:t>
      </w:r>
      <w:r w:rsidRPr="002E7D41">
        <w:rPr>
          <w:rFonts w:cs="Times New Roman"/>
          <w:i/>
          <w:iCs/>
        </w:rPr>
        <w:t>Erica is a superb cross-examiner and a fantastic lawyer. She's also very detail-oriented and thorough</w:t>
      </w:r>
      <w:r w:rsidRPr="00581EB7">
        <w:rPr>
          <w:rFonts w:cs="Times New Roman"/>
        </w:rPr>
        <w:t>.” Chambers USA survey respondent</w:t>
      </w:r>
    </w:p>
    <w:p w:rsidR="004C6BCE" w:rsidP="004C6BCE" w:rsidRDefault="004C6BCE" w14:paraId="04B155A3" w14:textId="77777777">
      <w:pPr>
        <w:pStyle w:val="BulletList"/>
        <w:numPr>
          <w:ilvl w:val="1"/>
          <w:numId w:val="1"/>
        </w:numPr>
        <w:rPr>
          <w:rFonts w:cs="Times New Roman"/>
        </w:rPr>
      </w:pPr>
      <w:r>
        <w:rPr>
          <w:rFonts w:cs="Times New Roman"/>
          <w:i/>
          <w:iCs/>
        </w:rPr>
        <w:t>“</w:t>
      </w:r>
      <w:r w:rsidRPr="004E21D1">
        <w:rPr>
          <w:rFonts w:cs="Times New Roman"/>
          <w:i/>
          <w:iCs/>
        </w:rPr>
        <w:t>Érica was very impressive in handling a complex case</w:t>
      </w:r>
      <w:r w:rsidRPr="004E21D1">
        <w:rPr>
          <w:rFonts w:cs="Times New Roman"/>
        </w:rPr>
        <w:t>.</w:t>
      </w:r>
      <w:r>
        <w:rPr>
          <w:rFonts w:cs="Times New Roman"/>
        </w:rPr>
        <w:t xml:space="preserve">” </w:t>
      </w:r>
      <w:r w:rsidRPr="00581EB7">
        <w:rPr>
          <w:rFonts w:cs="Times New Roman"/>
        </w:rPr>
        <w:t xml:space="preserve">Chambers </w:t>
      </w:r>
      <w:r>
        <w:rPr>
          <w:rFonts w:cs="Times New Roman"/>
        </w:rPr>
        <w:t xml:space="preserve">USA survey respondent </w:t>
      </w:r>
    </w:p>
    <w:p w:rsidRPr="004E21D1" w:rsidR="004C6BCE" w:rsidP="004C6BCE" w:rsidRDefault="004C6BCE" w14:paraId="222F145A" w14:textId="1D63EAC2">
      <w:pPr>
        <w:pStyle w:val="BulletList"/>
        <w:numPr>
          <w:ilvl w:val="1"/>
          <w:numId w:val="1"/>
        </w:numPr>
      </w:pPr>
    </w:p>
    <w:p w:rsidRPr="00581EB7" w:rsidR="004C6BCE" w:rsidP="004C6BCE" w:rsidRDefault="004C6BCE" w14:paraId="032C74C6" w14:textId="404C47D4">
      <w:pPr>
        <w:pStyle w:val="BulletList"/>
        <w:rPr>
          <w:rFonts w:cs="Times New Roman"/>
        </w:rPr>
      </w:pPr>
      <w:r w:rsidRPr="00581EB7">
        <w:rPr>
          <w:rFonts w:cs="Times New Roman"/>
        </w:rPr>
        <w:t xml:space="preserve">Brazil, International Arbitration, Band 3, </w:t>
      </w:r>
      <w:r w:rsidR="009A25D0">
        <w:rPr>
          <w:rFonts w:cs="Times New Roman"/>
        </w:rPr>
        <w:t xml:space="preserve">Three </w:t>
      </w:r>
      <w:r w:rsidRPr="00581EB7">
        <w:rPr>
          <w:rFonts w:cs="Times New Roman"/>
        </w:rPr>
        <w:t>years ranked.</w:t>
      </w:r>
    </w:p>
    <w:p w:rsidR="004C6BCE" w:rsidP="004C6BCE" w:rsidRDefault="004C6BCE" w14:paraId="5B888C9F" w14:textId="77777777">
      <w:pPr>
        <w:pStyle w:val="BulletList"/>
        <w:numPr>
          <w:ilvl w:val="1"/>
          <w:numId w:val="1"/>
        </w:numPr>
        <w:rPr>
          <w:rFonts w:cs="Times New Roman"/>
        </w:rPr>
      </w:pPr>
      <w:r w:rsidRPr="00581EB7">
        <w:rPr>
          <w:rFonts w:cs="Times New Roman"/>
        </w:rPr>
        <w:t>“</w:t>
      </w:r>
      <w:r w:rsidRPr="002E7D41">
        <w:rPr>
          <w:rFonts w:cs="Times New Roman"/>
          <w:i/>
          <w:iCs/>
        </w:rPr>
        <w:t>Brazilian lawyer Érica Franzetti is much admired by the market for her soundtrack record and expertise advising international clients in Brazil on complex demands, including sophisticated M&amp;A-related arbitration cases, counsel on claiming damages and the chairing of arbitral tribunals</w:t>
      </w:r>
      <w:r w:rsidRPr="00581EB7">
        <w:rPr>
          <w:rFonts w:cs="Times New Roman"/>
        </w:rPr>
        <w:t xml:space="preserve">.” Chambers Brazil </w:t>
      </w:r>
    </w:p>
    <w:p w:rsidRPr="00581EB7" w:rsidR="004C6BCE" w:rsidP="004C6BCE" w:rsidRDefault="004C6BCE" w14:paraId="20878E8D" w14:textId="77777777">
      <w:pPr>
        <w:pStyle w:val="Details"/>
        <w:rPr>
          <w:rFonts w:cs="Times New Roman"/>
        </w:rPr>
      </w:pPr>
      <w:r w:rsidRPr="00581EB7">
        <w:rPr>
          <w:rFonts w:cs="Times New Roman"/>
        </w:rPr>
        <w:t>LEGAL 500</w:t>
      </w:r>
    </w:p>
    <w:p w:rsidRPr="00581EB7" w:rsidR="004C6BCE" w:rsidP="004C6BCE" w:rsidRDefault="004C6BCE" w14:paraId="0B747917" w14:textId="77777777">
      <w:pPr>
        <w:pStyle w:val="BulletList"/>
        <w:rPr>
          <w:rFonts w:cs="Times New Roman"/>
          <w:lang w:val="es-419"/>
        </w:rPr>
      </w:pPr>
      <w:r w:rsidRPr="00581EB7">
        <w:rPr>
          <w:rFonts w:cs="Times New Roman"/>
          <w:lang w:val="es-419"/>
        </w:rPr>
        <w:t xml:space="preserve">USA, </w:t>
      </w:r>
      <w:proofErr w:type="spellStart"/>
      <w:r w:rsidRPr="00581EB7">
        <w:rPr>
          <w:rFonts w:cs="Times New Roman"/>
          <w:lang w:val="es-419"/>
        </w:rPr>
        <w:t>Latin</w:t>
      </w:r>
      <w:proofErr w:type="spellEnd"/>
      <w:r w:rsidRPr="00581EB7">
        <w:rPr>
          <w:rFonts w:cs="Times New Roman"/>
          <w:lang w:val="es-419"/>
        </w:rPr>
        <w:t xml:space="preserve"> </w:t>
      </w:r>
      <w:proofErr w:type="spellStart"/>
      <w:r w:rsidRPr="00581EB7">
        <w:rPr>
          <w:rFonts w:cs="Times New Roman"/>
          <w:lang w:val="es-419"/>
        </w:rPr>
        <w:t>America</w:t>
      </w:r>
      <w:proofErr w:type="spellEnd"/>
      <w:r w:rsidRPr="00581EB7">
        <w:rPr>
          <w:rFonts w:cs="Times New Roman"/>
          <w:lang w:val="es-419"/>
        </w:rPr>
        <w:t>, International Arbitration</w:t>
      </w:r>
    </w:p>
    <w:p w:rsidRPr="00581EB7" w:rsidR="004C6BCE" w:rsidP="004C6BCE" w:rsidRDefault="004C6BCE" w14:paraId="0E560DDF" w14:textId="6E00BB94">
      <w:pPr>
        <w:pStyle w:val="BulletList"/>
        <w:numPr>
          <w:ilvl w:val="1"/>
          <w:numId w:val="1"/>
        </w:numPr>
        <w:rPr>
          <w:rFonts w:cs="Times New Roman"/>
        </w:rPr>
      </w:pPr>
      <w:r w:rsidRPr="00581EB7">
        <w:rPr>
          <w:rFonts w:cs="Times New Roman"/>
        </w:rPr>
        <w:t>“</w:t>
      </w:r>
      <w:r w:rsidRPr="002E7D41">
        <w:rPr>
          <w:rFonts w:cs="Times New Roman"/>
          <w:i/>
          <w:iCs/>
        </w:rPr>
        <w:t>Erica is a superstar who stands out for her extremely well-versed approach in high-stakes international disputes</w:t>
      </w:r>
      <w:r w:rsidRPr="00581EB7">
        <w:rPr>
          <w:rFonts w:cs="Times New Roman"/>
        </w:rPr>
        <w:t xml:space="preserve">.” Legal 500 respondent </w:t>
      </w:r>
      <w:proofErr w:type="gramStart"/>
      <w:r w:rsidRPr="00581EB7">
        <w:rPr>
          <w:rFonts w:cs="Times New Roman"/>
        </w:rPr>
        <w:t xml:space="preserve">survey </w:t>
      </w:r>
      <w:r w:rsidR="009A25D0">
        <w:rPr>
          <w:rFonts w:cs="Times New Roman"/>
        </w:rPr>
        <w:t xml:space="preserve"> </w:t>
      </w:r>
      <w:r w:rsidRPr="00A44BE3" w:rsidR="009A25D0">
        <w:rPr>
          <w:rFonts w:cs="Times New Roman"/>
          <w:highlight w:val="yellow"/>
        </w:rPr>
        <w:t>(</w:t>
      </w:r>
      <w:proofErr w:type="gramEnd"/>
      <w:r w:rsidRPr="00A44BE3" w:rsidR="009A25D0">
        <w:rPr>
          <w:rFonts w:cs="Times New Roman"/>
          <w:highlight w:val="yellow"/>
        </w:rPr>
        <w:t>Put some of these quotes upfront or throughout</w:t>
      </w:r>
      <w:r w:rsidRPr="00A44BE3" w:rsidR="00A44BE3">
        <w:rPr>
          <w:rFonts w:cs="Times New Roman"/>
          <w:highlight w:val="yellow"/>
        </w:rPr>
        <w:t>)</w:t>
      </w:r>
      <w:ins w:author="Unknown" w:id="12" w16du:dateUtc="2025-12-17T04:21:00Z">
        <w:r w:rsidR="009A25D0">
          <w:rPr>
            <w:rFonts w:cs="Times New Roman"/>
          </w:rPr>
          <w:t xml:space="preserve"> </w:t>
        </w:r>
      </w:ins>
    </w:p>
    <w:p w:rsidRPr="00581EB7" w:rsidR="004C6BCE" w:rsidP="004C6BCE" w:rsidRDefault="004C6BCE" w14:paraId="165EE56D" w14:textId="77777777">
      <w:pPr>
        <w:pStyle w:val="Details"/>
        <w:rPr>
          <w:rFonts w:cs="Times New Roman"/>
        </w:rPr>
      </w:pPr>
      <w:r>
        <w:rPr>
          <w:rFonts w:cs="Times New Roman"/>
        </w:rPr>
        <w:t xml:space="preserve">LEXOLOGY (FORMERLY </w:t>
      </w:r>
      <w:r w:rsidRPr="00581EB7">
        <w:rPr>
          <w:rFonts w:cs="Times New Roman"/>
        </w:rPr>
        <w:t>WHO’S WHO LEGAL</w:t>
      </w:r>
      <w:r>
        <w:rPr>
          <w:rFonts w:cs="Times New Roman"/>
        </w:rPr>
        <w:t>)</w:t>
      </w:r>
    </w:p>
    <w:p w:rsidR="004C6BCE" w:rsidP="004C6BCE" w:rsidRDefault="004C6BCE" w14:paraId="51945007" w14:textId="66787EB9">
      <w:pPr>
        <w:pStyle w:val="BulletList"/>
        <w:rPr>
          <w:rFonts w:cs="Times New Roman"/>
        </w:rPr>
      </w:pPr>
      <w:r w:rsidRPr="00581EB7">
        <w:rPr>
          <w:rFonts w:cs="Times New Roman"/>
        </w:rPr>
        <w:t>International Arbitration</w:t>
      </w:r>
      <w:ins w:author="Unknown" w:id="13" w16du:dateUtc="2025-12-17T04:21:00Z">
        <w:r w:rsidR="009A25D0">
          <w:rPr>
            <w:rFonts w:cs="Times New Roman"/>
          </w:rPr>
          <w:t xml:space="preserve">  </w:t>
        </w:r>
      </w:ins>
    </w:p>
    <w:p w:rsidR="004C6BCE" w:rsidP="004C6BCE" w:rsidRDefault="004C6BCE" w14:paraId="41CEF6AF" w14:textId="77777777">
      <w:pPr>
        <w:pStyle w:val="Details"/>
        <w:rPr>
          <w:rFonts w:cs="Times New Roman"/>
        </w:rPr>
      </w:pPr>
      <w:r w:rsidRPr="00581EB7">
        <w:rPr>
          <w:rFonts w:cs="Times New Roman"/>
        </w:rPr>
        <w:t>LATINVEX</w:t>
      </w:r>
    </w:p>
    <w:p w:rsidRPr="00581EB7" w:rsidR="004C6BCE" w:rsidP="004C6BCE" w:rsidRDefault="004C6BCE" w14:paraId="3BDA5EC2" w14:textId="237F643E">
      <w:pPr>
        <w:pStyle w:val="BulletList"/>
        <w:rPr>
          <w:rFonts w:cs="Times New Roman"/>
        </w:rPr>
      </w:pPr>
      <w:r w:rsidRPr="00581EB7">
        <w:rPr>
          <w:rFonts w:cs="Times New Roman"/>
        </w:rPr>
        <w:t>Latin America’s Top 100 Female Lawyers</w:t>
      </w:r>
      <w:r>
        <w:rPr>
          <w:rFonts w:cs="Times New Roman"/>
        </w:rPr>
        <w:t xml:space="preserve"> (2024)</w:t>
      </w:r>
      <w:ins w:author="Unknown" w:id="14" w16du:dateUtc="2025-12-17T04:21:00Z">
        <w:r w:rsidR="009A25D0">
          <w:rPr>
            <w:rFonts w:cs="Times New Roman"/>
          </w:rPr>
          <w:t xml:space="preserve"> </w:t>
        </w:r>
      </w:ins>
    </w:p>
    <w:p w:rsidRPr="00581EB7" w:rsidR="004C6BCE" w:rsidP="004C6BCE" w:rsidRDefault="004C6BCE" w14:paraId="43720162" w14:textId="77777777">
      <w:pPr>
        <w:pStyle w:val="Details"/>
        <w:rPr>
          <w:rFonts w:cs="Times New Roman"/>
        </w:rPr>
      </w:pPr>
      <w:r>
        <w:rPr>
          <w:rFonts w:cs="Times New Roman"/>
        </w:rPr>
        <w:t xml:space="preserve">BEST LAWYERS </w:t>
      </w:r>
    </w:p>
    <w:p w:rsidR="004C6BCE" w:rsidP="004C6BCE" w:rsidRDefault="004C6BCE" w14:paraId="07ABDC54" w14:textId="77777777">
      <w:pPr>
        <w:pStyle w:val="BulletList"/>
        <w:rPr>
          <w:rFonts w:cs="Times New Roman"/>
        </w:rPr>
      </w:pPr>
      <w:r w:rsidRPr="00E35E31">
        <w:rPr>
          <w:rFonts w:cs="Times New Roman"/>
        </w:rPr>
        <w:t>The Best Lawyers in America:</w:t>
      </w:r>
      <w:r w:rsidRPr="00E35E31">
        <w:rPr>
          <w:rFonts w:cs="Times New Roman"/>
          <w:i/>
          <w:iCs/>
        </w:rPr>
        <w:t xml:space="preserve"> </w:t>
      </w:r>
      <w:r>
        <w:rPr>
          <w:rFonts w:cs="Times New Roman"/>
        </w:rPr>
        <w:t xml:space="preserve">International </w:t>
      </w:r>
      <w:r w:rsidRPr="00581EB7">
        <w:rPr>
          <w:rFonts w:cs="Times New Roman"/>
        </w:rPr>
        <w:t>Arbitration</w:t>
      </w:r>
      <w:r>
        <w:rPr>
          <w:rFonts w:cs="Times New Roman"/>
        </w:rPr>
        <w:t xml:space="preserve"> – Commercial (2026)</w:t>
      </w:r>
    </w:p>
    <w:p w:rsidRPr="00581EB7" w:rsidR="004C6BCE" w:rsidP="004C6BCE" w:rsidRDefault="004C6BCE" w14:paraId="6730402E" w14:textId="77777777">
      <w:pPr>
        <w:pStyle w:val="Details"/>
        <w:rPr>
          <w:rFonts w:cs="Times New Roman"/>
        </w:rPr>
      </w:pPr>
      <w:r>
        <w:rPr>
          <w:rFonts w:cs="Times New Roman"/>
        </w:rPr>
        <w:t xml:space="preserve">LAWDRAGON 500 </w:t>
      </w:r>
    </w:p>
    <w:p w:rsidR="004C6BCE" w:rsidP="00F84FE8" w:rsidRDefault="00F84FE8" w14:paraId="4675B86F" w14:textId="3876AAB9">
      <w:pPr>
        <w:pStyle w:val="BulletList"/>
        <w:rPr>
          <w:rFonts w:cs="Times New Roman"/>
        </w:rPr>
      </w:pPr>
      <w:r>
        <w:rPr>
          <w:rFonts w:cs="Times New Roman"/>
        </w:rPr>
        <w:t>Leading Global Litigators (2024)</w:t>
      </w:r>
    </w:p>
    <w:p w:rsidRPr="007F10FB" w:rsidR="00F84FE8" w:rsidP="00452783" w:rsidRDefault="00F84FE8" w14:paraId="0C879E37" w14:textId="77777777">
      <w:pPr>
        <w:pStyle w:val="BulletList"/>
        <w:numPr>
          <w:ilvl w:val="0"/>
          <w:numId w:val="0"/>
        </w:numPr>
        <w:ind w:left="360"/>
        <w:rPr>
          <w:rFonts w:cs="Times New Roman"/>
        </w:rPr>
      </w:pPr>
    </w:p>
    <w:p w:rsidRPr="006C09BB" w:rsidR="004C6BCE" w:rsidP="004C6BCE" w:rsidRDefault="004C6BCE" w14:paraId="2D315524" w14:textId="3F4C5295">
      <w:pPr>
        <w:pStyle w:val="H3"/>
        <w:rPr>
          <w:color w:val="0070C0"/>
        </w:rPr>
      </w:pPr>
      <w:r>
        <w:rPr>
          <w:color w:val="0070C0"/>
        </w:rPr>
        <w:t xml:space="preserve">PROFESSIONAL </w:t>
      </w:r>
      <w:r w:rsidRPr="006C09BB">
        <w:rPr>
          <w:color w:val="0070C0"/>
        </w:rPr>
        <w:t>ASSOCIATIONS</w:t>
      </w:r>
      <w:r w:rsidR="00A44BE3">
        <w:rPr>
          <w:color w:val="0070C0"/>
        </w:rPr>
        <w:t xml:space="preserve"> (</w:t>
      </w:r>
      <w:r w:rsidRPr="00A44BE3" w:rsidR="00A44BE3">
        <w:rPr>
          <w:color w:val="0070C0"/>
          <w:highlight w:val="yellow"/>
        </w:rPr>
        <w:t>Revise and update list</w:t>
      </w:r>
      <w:r w:rsidR="00A44BE3">
        <w:rPr>
          <w:color w:val="0070C0"/>
        </w:rPr>
        <w:t>)</w:t>
      </w:r>
    </w:p>
    <w:p w:rsidRPr="00581EB7" w:rsidR="004C6BCE" w:rsidP="004C6BCE" w:rsidRDefault="004C6BCE" w14:paraId="589BFF3F" w14:textId="77777777">
      <w:pPr>
        <w:pStyle w:val="Details"/>
        <w:rPr>
          <w:rFonts w:cs="Times New Roman"/>
        </w:rPr>
      </w:pPr>
      <w:r w:rsidRPr="00581EB7">
        <w:rPr>
          <w:rFonts w:cs="Times New Roman"/>
        </w:rPr>
        <w:t>Panel of Arbitrators of the International Centre of Dispute Resolution (ICDR)</w:t>
      </w:r>
    </w:p>
    <w:p w:rsidRPr="00581EB7" w:rsidR="004C6BCE" w:rsidP="004C6BCE" w:rsidRDefault="004C6BCE" w14:paraId="739C046D" w14:textId="77777777">
      <w:pPr>
        <w:pStyle w:val="Details"/>
        <w:rPr>
          <w:rFonts w:cs="Times New Roman"/>
        </w:rPr>
      </w:pPr>
      <w:r w:rsidRPr="00581EB7">
        <w:rPr>
          <w:rFonts w:cs="Times New Roman"/>
        </w:rPr>
        <w:t>Panel of Arbitrators of the American Arbitration Association (AAA)</w:t>
      </w:r>
    </w:p>
    <w:p w:rsidRPr="00581EB7" w:rsidR="004C6BCE" w:rsidP="004C6BCE" w:rsidRDefault="004C6BCE" w14:paraId="4362C30E" w14:textId="77777777">
      <w:pPr>
        <w:pStyle w:val="Details"/>
        <w:rPr>
          <w:rFonts w:cs="Times New Roman"/>
        </w:rPr>
      </w:pPr>
      <w:r w:rsidRPr="00581EB7">
        <w:rPr>
          <w:rFonts w:cs="Times New Roman"/>
        </w:rPr>
        <w:t>Panel of Arbitrators of the Hong Kong International Arbitration Centre (HKIAC)</w:t>
      </w:r>
    </w:p>
    <w:p w:rsidRPr="00581EB7" w:rsidR="004C6BCE" w:rsidP="004C6BCE" w:rsidRDefault="004C6BCE" w14:paraId="3EE1DADC" w14:textId="77777777">
      <w:pPr>
        <w:pStyle w:val="Details"/>
        <w:rPr>
          <w:rFonts w:cs="Times New Roman"/>
        </w:rPr>
      </w:pPr>
      <w:r w:rsidRPr="00581EB7">
        <w:rPr>
          <w:rFonts w:cs="Times New Roman"/>
        </w:rPr>
        <w:t>Panel of Arbitrators of the Brazil-Canada Chamber of Commerce (CAM-CCBC)</w:t>
      </w:r>
    </w:p>
    <w:p w:rsidRPr="00581EB7" w:rsidR="004C6BCE" w:rsidP="004C6BCE" w:rsidRDefault="004C6BCE" w14:paraId="7995FD8A" w14:textId="77777777">
      <w:pPr>
        <w:pStyle w:val="Details"/>
        <w:rPr>
          <w:rFonts w:cs="Times New Roman"/>
        </w:rPr>
      </w:pPr>
      <w:r w:rsidRPr="00581EB7">
        <w:rPr>
          <w:rFonts w:cs="Times New Roman"/>
        </w:rPr>
        <w:t xml:space="preserve">Panel of Arbitrators of the Capital Market Chamber of </w:t>
      </w:r>
      <w:bookmarkStart w:name="_Hlk126331140" w:id="15"/>
      <w:r w:rsidRPr="00581EB7">
        <w:rPr>
          <w:rFonts w:cs="Times New Roman"/>
        </w:rPr>
        <w:t xml:space="preserve">B3 </w:t>
      </w:r>
      <w:bookmarkStart w:name="_Hlk126330125" w:id="16"/>
      <w:r w:rsidRPr="00581EB7">
        <w:rPr>
          <w:rFonts w:cs="Times New Roman"/>
        </w:rPr>
        <w:t xml:space="preserve">S.A – Brasil, Bolsa, </w:t>
      </w:r>
      <w:proofErr w:type="spellStart"/>
      <w:r w:rsidRPr="00581EB7">
        <w:rPr>
          <w:rFonts w:cs="Times New Roman"/>
        </w:rPr>
        <w:t>Balcão</w:t>
      </w:r>
      <w:proofErr w:type="spellEnd"/>
      <w:r w:rsidRPr="00581EB7">
        <w:rPr>
          <w:rFonts w:cs="Times New Roman"/>
        </w:rPr>
        <w:t xml:space="preserve"> (CAM)</w:t>
      </w:r>
    </w:p>
    <w:bookmarkEnd w:id="15"/>
    <w:bookmarkEnd w:id="16"/>
    <w:p w:rsidRPr="00581EB7" w:rsidR="004C6BCE" w:rsidP="004C6BCE" w:rsidRDefault="004C6BCE" w14:paraId="0A2C8C40" w14:textId="77777777">
      <w:pPr>
        <w:pStyle w:val="Details"/>
        <w:rPr>
          <w:rFonts w:cs="Times New Roman"/>
        </w:rPr>
      </w:pPr>
      <w:r w:rsidRPr="00581EB7">
        <w:rPr>
          <w:rFonts w:cs="Times New Roman"/>
        </w:rPr>
        <w:t xml:space="preserve">Arbitration and Mediation Committee of the International Court of Commerce (ICC) Brazil </w:t>
      </w:r>
    </w:p>
    <w:p w:rsidRPr="00581EB7" w:rsidR="004C6BCE" w:rsidP="004C6BCE" w:rsidRDefault="004C6BCE" w14:paraId="6A0D2320" w14:textId="77777777">
      <w:pPr>
        <w:pStyle w:val="Details"/>
        <w:rPr>
          <w:rFonts w:cs="Times New Roman"/>
        </w:rPr>
      </w:pPr>
      <w:r w:rsidRPr="00581EB7">
        <w:rPr>
          <w:rFonts w:cs="Times New Roman"/>
        </w:rPr>
        <w:t>International Bar Association – Dispute Resolution Section</w:t>
      </w:r>
    </w:p>
    <w:p w:rsidRPr="00581EB7" w:rsidR="004C6BCE" w:rsidP="004C6BCE" w:rsidRDefault="004C6BCE" w14:paraId="15098574" w14:textId="77777777">
      <w:pPr>
        <w:pStyle w:val="Details"/>
        <w:rPr>
          <w:rFonts w:cs="Times New Roman"/>
        </w:rPr>
      </w:pPr>
      <w:r w:rsidRPr="00581EB7">
        <w:rPr>
          <w:rFonts w:cs="Times New Roman"/>
        </w:rPr>
        <w:t xml:space="preserve">Rising Arbitrators Initiative (RAI) </w:t>
      </w:r>
    </w:p>
    <w:p w:rsidRPr="00581EB7" w:rsidR="004C6BCE" w:rsidP="004C6BCE" w:rsidRDefault="004C6BCE" w14:paraId="29516C2A" w14:textId="77777777">
      <w:pPr>
        <w:pStyle w:val="Details"/>
        <w:rPr>
          <w:rFonts w:cs="Times New Roman"/>
        </w:rPr>
      </w:pPr>
      <w:r w:rsidRPr="00581EB7">
        <w:rPr>
          <w:rFonts w:cs="Times New Roman"/>
        </w:rPr>
        <w:t>Arbitral Women</w:t>
      </w:r>
    </w:p>
    <w:p w:rsidRPr="00581EB7" w:rsidR="004C6BCE" w:rsidP="004C6BCE" w:rsidRDefault="004C6BCE" w14:paraId="33AF4380" w14:textId="77777777">
      <w:pPr>
        <w:pStyle w:val="Details"/>
        <w:rPr>
          <w:rFonts w:cs="Times New Roman"/>
        </w:rPr>
      </w:pPr>
      <w:r w:rsidRPr="00581EB7">
        <w:rPr>
          <w:rFonts w:cs="Times New Roman"/>
        </w:rPr>
        <w:t>Miami International Arbitration Society (MIAS)</w:t>
      </w:r>
    </w:p>
    <w:p w:rsidRPr="00581EB7" w:rsidR="004C6BCE" w:rsidP="004C6BCE" w:rsidRDefault="004C6BCE" w14:paraId="65BD60D6" w14:textId="77777777">
      <w:pPr>
        <w:pStyle w:val="Details"/>
        <w:rPr>
          <w:rFonts w:cs="Times New Roman"/>
        </w:rPr>
      </w:pPr>
      <w:r w:rsidRPr="00581EB7">
        <w:rPr>
          <w:rFonts w:cs="Times New Roman"/>
        </w:rPr>
        <w:t>Brazilian Arbitration Committee (CBAR)</w:t>
      </w:r>
    </w:p>
    <w:p w:rsidR="004C6BCE" w:rsidP="004C6BCE" w:rsidRDefault="004C6BCE" w14:paraId="2D38DBB1" w14:textId="77777777">
      <w:pPr>
        <w:pStyle w:val="BulletList"/>
        <w:numPr>
          <w:ilvl w:val="0"/>
          <w:numId w:val="0"/>
        </w:numPr>
        <w:ind w:left="360"/>
        <w:rPr>
          <w:rFonts w:cs="Times New Roman"/>
        </w:rPr>
      </w:pPr>
    </w:p>
    <w:p w:rsidR="004C6BCE" w:rsidP="00AC6519" w:rsidRDefault="004C6BCE" w14:paraId="3F315ACB" w14:textId="77777777">
      <w:pPr>
        <w:pStyle w:val="BulletList"/>
        <w:numPr>
          <w:ilvl w:val="0"/>
          <w:numId w:val="0"/>
        </w:numPr>
        <w:spacing w:after="200"/>
        <w:ind w:left="360" w:hanging="360"/>
        <w:rPr>
          <w:rFonts w:cs="Times New Roman"/>
        </w:rPr>
      </w:pPr>
    </w:p>
    <w:p w:rsidRPr="004C6BCE" w:rsidR="00AC6519" w:rsidP="00AC6519" w:rsidRDefault="004C6BCE" w14:paraId="2692CD1A" w14:textId="2D620568">
      <w:pPr>
        <w:pStyle w:val="H3"/>
        <w:rPr>
          <w:b/>
          <w:bCs/>
          <w:color w:val="0070C0"/>
        </w:rPr>
      </w:pPr>
      <w:r w:rsidRPr="004C6BCE">
        <w:rPr>
          <w:b/>
          <w:bCs/>
          <w:color w:val="0070C0"/>
        </w:rPr>
        <w:t xml:space="preserve">Page 7 </w:t>
      </w:r>
      <w:r w:rsidR="009A25D0">
        <w:rPr>
          <w:b/>
          <w:bCs/>
          <w:color w:val="0070C0"/>
        </w:rPr>
        <w:t>–</w:t>
      </w:r>
      <w:r w:rsidRPr="004C6BCE">
        <w:rPr>
          <w:b/>
          <w:bCs/>
          <w:color w:val="0070C0"/>
        </w:rPr>
        <w:t xml:space="preserve"> </w:t>
      </w:r>
      <w:r w:rsidR="009A25D0">
        <w:rPr>
          <w:b/>
          <w:bCs/>
          <w:color w:val="0070C0"/>
        </w:rPr>
        <w:t xml:space="preserve">News and </w:t>
      </w:r>
      <w:r w:rsidRPr="004C6BCE" w:rsidR="00AC6519">
        <w:rPr>
          <w:b/>
          <w:bCs/>
          <w:color w:val="0070C0"/>
        </w:rPr>
        <w:t xml:space="preserve">Insights </w:t>
      </w:r>
    </w:p>
    <w:p w:rsidR="00AC6519" w:rsidP="00AC6519" w:rsidRDefault="00AC6519" w14:paraId="5DE8B8B6" w14:textId="17FBE4DB">
      <w:pPr>
        <w:pStyle w:val="BulletList"/>
        <w:spacing w:after="200"/>
        <w:rPr>
          <w:rFonts w:cs="Times New Roman"/>
        </w:rPr>
      </w:pPr>
      <w:r w:rsidRPr="00AC6519">
        <w:rPr>
          <w:rFonts w:cs="Times New Roman"/>
        </w:rPr>
        <w:t>[placeholder – to be created in February]</w:t>
      </w:r>
    </w:p>
    <w:p w:rsidR="004C6BCE" w:rsidP="00AC6519" w:rsidRDefault="004C6BCE" w14:paraId="3625D8BF" w14:textId="77777777">
      <w:pPr>
        <w:pStyle w:val="H3"/>
        <w:rPr>
          <w:color w:val="0070C0"/>
        </w:rPr>
      </w:pPr>
    </w:p>
    <w:p w:rsidRPr="004C6BCE" w:rsidR="00AC6519" w:rsidP="00AC6519" w:rsidRDefault="004C6BCE" w14:paraId="24A55907" w14:textId="775294DD">
      <w:pPr>
        <w:pStyle w:val="H3"/>
        <w:rPr>
          <w:b/>
          <w:bCs/>
          <w:color w:val="0070C0"/>
        </w:rPr>
      </w:pPr>
      <w:r w:rsidRPr="004C6BCE">
        <w:rPr>
          <w:b/>
          <w:bCs/>
          <w:color w:val="0070C0"/>
        </w:rPr>
        <w:t xml:space="preserve">Page 8 - </w:t>
      </w:r>
      <w:r w:rsidRPr="004C6BCE" w:rsidR="00AC6519">
        <w:rPr>
          <w:b/>
          <w:bCs/>
          <w:color w:val="0070C0"/>
        </w:rPr>
        <w:t>contact</w:t>
      </w:r>
    </w:p>
    <w:p w:rsidR="004C6BCE" w:rsidP="00AC6519" w:rsidRDefault="004C6BCE" w14:paraId="14845726" w14:textId="77777777">
      <w:pPr>
        <w:pStyle w:val="BulletList"/>
        <w:numPr>
          <w:ilvl w:val="0"/>
          <w:numId w:val="0"/>
        </w:numPr>
        <w:spacing w:after="200"/>
        <w:ind w:left="360" w:hanging="360"/>
        <w:rPr>
          <w:rFonts w:cs="Times New Roman"/>
          <w:b/>
          <w:bCs/>
          <w:lang w:val="it-IT"/>
        </w:rPr>
      </w:pPr>
    </w:p>
    <w:p w:rsidR="008D7D16" w:rsidP="008D7D16" w:rsidRDefault="008D7D16" w14:paraId="34386D75" w14:textId="77777777">
      <w:pPr>
        <w:pStyle w:val="BulletList"/>
        <w:numPr>
          <w:ilvl w:val="0"/>
          <w:numId w:val="0"/>
        </w:numPr>
        <w:ind w:left="360" w:hanging="360"/>
      </w:pPr>
      <w:r w:rsidRPr="008D7D16">
        <w:t>For inquiries, please use the contact portal or email </w:t>
      </w:r>
      <w:r w:rsidRPr="008D7D16">
        <w:rPr/>
        <w:t>Admin@franzettiarb.com</w:t>
      </w:r>
      <w:r w:rsidRPr="008D7D16">
        <w:t> directly.</w:t>
      </w:r>
    </w:p>
    <w:p w:rsidRPr="008D7D16" w:rsidR="008D7D16" w:rsidP="008D7D16" w:rsidRDefault="008D7D16" w14:paraId="51CDE0D4" w14:textId="71C262C7">
      <w:pPr>
        <w:pStyle w:val="BulletList"/>
        <w:numPr>
          <w:ilvl w:val="0"/>
          <w:numId w:val="0"/>
        </w:numPr>
        <w:spacing w:after="200"/>
        <w:ind w:left="360" w:hanging="360"/>
        <w:rPr>
          <w:rFonts w:cs="Times New Roman"/>
        </w:rPr>
      </w:pPr>
      <w:r>
        <w:rPr>
          <w:rFonts w:cs="Times New Roman"/>
        </w:rPr>
        <w:t>(</w:t>
      </w:r>
      <w:r w:rsidRPr="008D7D16">
        <w:rPr>
          <w:rFonts w:cs="Times New Roman"/>
        </w:rPr>
        <w:t xml:space="preserve">Portal should contain boxes for: </w:t>
      </w:r>
      <w:r w:rsidRPr="008D7D16">
        <w:rPr>
          <w:rFonts w:cs="Times New Roman"/>
        </w:rPr>
        <w:t>Name</w:t>
      </w:r>
      <w:r w:rsidRPr="008D7D16">
        <w:rPr>
          <w:rFonts w:cs="Times New Roman"/>
        </w:rPr>
        <w:t>, S</w:t>
      </w:r>
      <w:r w:rsidRPr="008D7D16">
        <w:rPr>
          <w:rFonts w:cs="Times New Roman"/>
        </w:rPr>
        <w:t>urname</w:t>
      </w:r>
      <w:r w:rsidRPr="008D7D16">
        <w:rPr>
          <w:rFonts w:cs="Times New Roman"/>
        </w:rPr>
        <w:t xml:space="preserve">, </w:t>
      </w:r>
      <w:r w:rsidRPr="008D7D16">
        <w:rPr>
          <w:rFonts w:cs="Times New Roman"/>
        </w:rPr>
        <w:t>Email</w:t>
      </w:r>
      <w:r w:rsidRPr="008D7D16">
        <w:rPr>
          <w:rFonts w:cs="Times New Roman"/>
        </w:rPr>
        <w:t xml:space="preserve">, </w:t>
      </w:r>
      <w:r w:rsidRPr="008D7D16">
        <w:rPr>
          <w:rFonts w:cs="Times New Roman"/>
        </w:rPr>
        <w:t>Role</w:t>
      </w:r>
      <w:r w:rsidRPr="008D7D16">
        <w:rPr>
          <w:rFonts w:cs="Times New Roman"/>
        </w:rPr>
        <w:t xml:space="preserve">, </w:t>
      </w:r>
      <w:r w:rsidRPr="008D7D16">
        <w:rPr>
          <w:rFonts w:cs="Times New Roman"/>
        </w:rPr>
        <w:t>Message</w:t>
      </w:r>
      <w:r w:rsidRPr="008D7D16">
        <w:rPr>
          <w:rFonts w:cs="Times New Roman"/>
        </w:rPr>
        <w:t xml:space="preserve">, and </w:t>
      </w:r>
      <w:r w:rsidRPr="008D7D16">
        <w:rPr>
          <w:rFonts w:cs="Times New Roman"/>
        </w:rPr>
        <w:t>SUBMIT</w:t>
      </w:r>
      <w:r>
        <w:rPr>
          <w:rFonts w:cs="Times New Roman"/>
        </w:rPr>
        <w:t xml:space="preserve"> button).</w:t>
      </w:r>
    </w:p>
    <w:p w:rsidR="008D7D16" w:rsidP="00AC6519" w:rsidRDefault="008D7D16" w14:paraId="637C4DD6" w14:textId="77777777">
      <w:pPr>
        <w:pStyle w:val="BulletList"/>
        <w:numPr>
          <w:ilvl w:val="0"/>
          <w:numId w:val="0"/>
        </w:numPr>
        <w:spacing w:after="200"/>
        <w:ind w:left="360" w:hanging="360"/>
        <w:rPr>
          <w:rFonts w:cs="Times New Roman"/>
        </w:rPr>
      </w:pPr>
    </w:p>
    <w:p w:rsidRPr="008D7D16" w:rsidR="00AC6519" w:rsidP="00AC6519" w:rsidRDefault="00AC6519" w14:paraId="3738B42D" w14:textId="6B8B8BBA">
      <w:pPr>
        <w:pStyle w:val="BulletList"/>
        <w:numPr>
          <w:ilvl w:val="0"/>
          <w:numId w:val="0"/>
        </w:numPr>
        <w:spacing w:after="200"/>
        <w:ind w:left="360" w:hanging="360"/>
        <w:rPr>
          <w:rFonts w:cs="Times New Roman"/>
          <w:lang w:val="it-IT"/>
        </w:rPr>
      </w:pPr>
      <w:r w:rsidRPr="008D7D16">
        <w:rPr>
          <w:rFonts w:cs="Times New Roman"/>
          <w:lang w:val="it-IT"/>
        </w:rPr>
        <w:t xml:space="preserve">Erica Franzetti </w:t>
      </w:r>
    </w:p>
    <w:p w:rsidRPr="004C6BCE" w:rsidR="00AC6519" w:rsidP="00AC6519" w:rsidRDefault="00AC6519" w14:paraId="403CC3DE" w14:textId="7632E90C">
      <w:pPr>
        <w:pStyle w:val="BulletList"/>
        <w:numPr>
          <w:ilvl w:val="0"/>
          <w:numId w:val="0"/>
        </w:numPr>
        <w:spacing w:after="200"/>
        <w:ind w:left="360" w:hanging="360"/>
        <w:rPr>
          <w:rFonts w:cs="Times New Roman"/>
          <w:lang w:val="it-IT"/>
        </w:rPr>
      </w:pPr>
      <w:r w:rsidRPr="004C6BCE">
        <w:rPr>
          <w:rFonts w:cs="Times New Roman"/>
          <w:lang w:val="it-IT"/>
        </w:rPr>
        <w:t>1701 Pennsylvania Ave Suite 200</w:t>
      </w:r>
    </w:p>
    <w:p w:rsidRPr="004C6BCE" w:rsidR="00AC6519" w:rsidP="00AC6519" w:rsidRDefault="00AC6519" w14:paraId="06C74AF2" w14:textId="0AADC09B">
      <w:pPr>
        <w:pStyle w:val="BulletList"/>
        <w:numPr>
          <w:ilvl w:val="0"/>
          <w:numId w:val="0"/>
        </w:numPr>
        <w:spacing w:after="200"/>
        <w:ind w:left="360" w:hanging="360"/>
        <w:rPr>
          <w:rFonts w:cs="Times New Roman"/>
          <w:lang w:val="it-IT"/>
        </w:rPr>
      </w:pPr>
      <w:r w:rsidRPr="004C6BCE">
        <w:rPr>
          <w:rFonts w:cs="Times New Roman"/>
          <w:lang w:val="it-IT"/>
        </w:rPr>
        <w:t>Washin</w:t>
      </w:r>
      <w:r w:rsidR="009A25D0">
        <w:rPr>
          <w:rFonts w:cs="Times New Roman"/>
          <w:lang w:val="it-IT"/>
        </w:rPr>
        <w:t>g</w:t>
      </w:r>
      <w:r w:rsidRPr="004C6BCE">
        <w:rPr>
          <w:rFonts w:cs="Times New Roman"/>
          <w:lang w:val="it-IT"/>
        </w:rPr>
        <w:t>ton, DC, USA</w:t>
      </w:r>
    </w:p>
    <w:p w:rsidRPr="004C6BCE" w:rsidR="00AC6519" w:rsidP="00AC6519" w:rsidRDefault="00AC6519" w14:paraId="65609388" w14:textId="48664EBE">
      <w:pPr>
        <w:pStyle w:val="BulletList"/>
        <w:numPr>
          <w:ilvl w:val="0"/>
          <w:numId w:val="0"/>
        </w:numPr>
        <w:spacing w:after="200"/>
        <w:ind w:left="360" w:hanging="360"/>
        <w:rPr>
          <w:rFonts w:cs="Times New Roman"/>
          <w:lang w:val="it-IT"/>
        </w:rPr>
      </w:pPr>
      <w:r w:rsidRPr="004C6BCE">
        <w:rPr>
          <w:rFonts w:cs="Times New Roman"/>
          <w:lang w:val="it-IT"/>
        </w:rPr>
        <w:t xml:space="preserve">E-mail: </w:t>
      </w:r>
      <w:r w:rsidRPr="004C6BCE" w:rsidR="004C6BCE">
        <w:rPr>
          <w:rFonts w:cs="Times New Roman"/>
          <w:lang w:val="it-IT"/>
        </w:rPr>
        <w:t>efranzetti@franzettiarb.com</w:t>
      </w:r>
    </w:p>
    <w:p w:rsidRPr="004C6BCE" w:rsidR="004C6BCE" w:rsidP="00AC6519" w:rsidRDefault="004C6BCE" w14:paraId="3B997AAF" w14:textId="740E0957">
      <w:pPr>
        <w:pStyle w:val="BulletList"/>
        <w:numPr>
          <w:ilvl w:val="0"/>
          <w:numId w:val="0"/>
        </w:numPr>
        <w:spacing w:after="200"/>
        <w:ind w:left="360" w:hanging="360"/>
        <w:rPr>
          <w:rFonts w:cs="Times New Roman"/>
        </w:rPr>
      </w:pPr>
      <w:r w:rsidRPr="004C6BCE">
        <w:rPr>
          <w:rFonts w:cs="Times New Roman"/>
        </w:rPr>
        <w:t xml:space="preserve">Download V-Card </w:t>
      </w:r>
      <w:r>
        <w:rPr>
          <w:rFonts w:cs="Times New Roman"/>
        </w:rPr>
        <w:t>(Link)</w:t>
      </w:r>
    </w:p>
    <w:p w:rsidRPr="004C6BCE" w:rsidR="004C6BCE" w:rsidP="00AC6519" w:rsidRDefault="004C6BCE" w14:paraId="0184B349" w14:textId="26FE5B25">
      <w:pPr>
        <w:pStyle w:val="BulletList"/>
        <w:numPr>
          <w:ilvl w:val="0"/>
          <w:numId w:val="0"/>
        </w:numPr>
        <w:spacing w:after="200"/>
        <w:ind w:left="360" w:hanging="360"/>
        <w:rPr>
          <w:rFonts w:cs="Times New Roman"/>
        </w:rPr>
      </w:pPr>
      <w:r w:rsidRPr="004C6BCE">
        <w:rPr>
          <w:rFonts w:cs="Times New Roman"/>
        </w:rPr>
        <w:t xml:space="preserve">LinkedIn </w:t>
      </w:r>
      <w:r>
        <w:rPr>
          <w:rFonts w:cs="Times New Roman"/>
        </w:rPr>
        <w:t>Profile (Link)</w:t>
      </w:r>
    </w:p>
    <w:p w:rsidR="004C6BCE" w:rsidP="00AC6519" w:rsidRDefault="004C6BCE" w14:paraId="0AFF42AB" w14:textId="63E0CC04">
      <w:pPr>
        <w:pStyle w:val="BulletList"/>
        <w:numPr>
          <w:ilvl w:val="0"/>
          <w:numId w:val="0"/>
        </w:numPr>
        <w:spacing w:after="200"/>
        <w:ind w:left="360" w:hanging="360"/>
        <w:rPr>
          <w:rFonts w:cs="Times New Roman"/>
        </w:rPr>
      </w:pPr>
    </w:p>
    <w:p w:rsidR="008D7D16" w:rsidP="00AC6519" w:rsidRDefault="008D7D16" w14:paraId="0419B8E9" w14:textId="280804AB">
      <w:pPr>
        <w:pStyle w:val="BulletList"/>
        <w:numPr>
          <w:ilvl w:val="0"/>
          <w:numId w:val="0"/>
        </w:numPr>
        <w:spacing w:after="200"/>
        <w:ind w:left="360" w:hanging="360"/>
        <w:rPr>
          <w:rFonts w:cs="Times New Roman"/>
        </w:rPr>
      </w:pPr>
      <w:r>
        <w:rPr>
          <w:rFonts w:cs="Times New Roman"/>
        </w:rPr>
        <w:t xml:space="preserve">Add Links to: </w:t>
      </w:r>
    </w:p>
    <w:p w:rsidR="008D7D16" w:rsidP="00AC6519" w:rsidRDefault="008D7D16" w14:paraId="292A7689" w14:textId="2BCB76FF">
      <w:pPr>
        <w:pStyle w:val="BulletList"/>
        <w:numPr>
          <w:ilvl w:val="0"/>
          <w:numId w:val="0"/>
        </w:numPr>
        <w:spacing w:after="200"/>
        <w:ind w:left="360" w:hanging="360"/>
        <w:rPr>
          <w:rFonts w:cs="Times New Roman"/>
        </w:rPr>
      </w:pPr>
      <w:r>
        <w:rPr>
          <w:rFonts w:cs="Times New Roman"/>
        </w:rPr>
        <w:t>Download Full CV English</w:t>
      </w:r>
    </w:p>
    <w:p w:rsidR="008D7D16" w:rsidP="00AC6519" w:rsidRDefault="008D7D16" w14:paraId="64EA1027" w14:textId="798B62E4">
      <w:pPr>
        <w:pStyle w:val="BulletList"/>
        <w:numPr>
          <w:ilvl w:val="0"/>
          <w:numId w:val="0"/>
        </w:numPr>
        <w:spacing w:after="200"/>
        <w:ind w:left="360" w:hanging="360"/>
        <w:rPr>
          <w:rFonts w:cs="Times New Roman"/>
        </w:rPr>
      </w:pPr>
      <w:r>
        <w:rPr>
          <w:rFonts w:cs="Times New Roman"/>
        </w:rPr>
        <w:t xml:space="preserve">Download Full CV </w:t>
      </w:r>
      <w:r>
        <w:rPr>
          <w:rFonts w:cs="Times New Roman"/>
        </w:rPr>
        <w:t xml:space="preserve">Spanish </w:t>
      </w:r>
    </w:p>
    <w:p w:rsidRPr="004C6BCE" w:rsidR="008D7D16" w:rsidP="00AC6519" w:rsidRDefault="008D7D16" w14:paraId="5F29C48B" w14:textId="44C28D15">
      <w:pPr>
        <w:pStyle w:val="BulletList"/>
        <w:numPr>
          <w:ilvl w:val="0"/>
          <w:numId w:val="0"/>
        </w:numPr>
        <w:spacing w:after="200"/>
        <w:ind w:left="360" w:hanging="360"/>
        <w:rPr>
          <w:rFonts w:cs="Times New Roman"/>
        </w:rPr>
      </w:pPr>
      <w:r>
        <w:rPr>
          <w:rFonts w:cs="Times New Roman"/>
        </w:rPr>
        <w:t>Download Full CV Portuguese</w:t>
      </w:r>
    </w:p>
    <w:sectPr w:rsidRPr="004C6BCE" w:rsidR="008D7D16" w:rsidSect="006A3670">
      <w:footerReference w:type="default" r:id="rId13"/>
      <w:footerReference w:type="first" r:id="rId14"/>
      <w:pgSz w:w="12240" w:h="15840" w:code="1"/>
      <w:pgMar w:top="1080" w:right="1166" w:bottom="1440" w:left="1166"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gBCAHUAbABsAGUAdAAgAEwAaQBzAHQA" wne:fciIndexBasedOn="0065" wne:acdName="acd0"/>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3A39" w:rsidP="00A9734E" w:rsidRDefault="00D33A39" w14:paraId="010324C9" w14:textId="77777777">
      <w:pPr>
        <w:spacing w:after="0" w:line="240" w:lineRule="auto"/>
      </w:pPr>
      <w:r>
        <w:separator/>
      </w:r>
    </w:p>
  </w:endnote>
  <w:endnote w:type="continuationSeparator" w:id="0">
    <w:p w:rsidR="00D33A39" w:rsidP="00A9734E" w:rsidRDefault="00D33A39" w14:paraId="4CB795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 Book">
    <w:altName w:val="Tw Cen MT"/>
    <w:charset w:val="00"/>
    <w:family w:val="auto"/>
    <w:pitch w:val="variable"/>
    <w:sig w:usb0="800000AF" w:usb1="5000204A" w:usb2="00000000" w:usb3="00000000" w:csb0="0000009B" w:csb1="00000000"/>
  </w:font>
  <w:font w:name="Baghdad">
    <w:charset w:val="B2"/>
    <w:family w:val="auto"/>
    <w:pitch w:val="variable"/>
    <w:sig w:usb0="80002003"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55CBD" w:rsidR="00521A43" w:rsidP="00B55CBD" w:rsidRDefault="00521A43" w14:paraId="6F5B020F" w14:textId="77777777">
    <w:pPr>
      <w:pStyle w:val="Footer"/>
    </w:pPr>
    <w:r w:rsidRPr="00B55CBD">
      <w:t>www.kslaw.com</w:t>
    </w:r>
    <w:r w:rsidRPr="00B55CBD">
      <w:tab/>
    </w:r>
    <w:r w:rsidRPr="00B55CBD">
      <w:fldChar w:fldCharType="begin"/>
    </w:r>
    <w:r w:rsidRPr="00B55CBD">
      <w:instrText xml:space="preserve"> PAGE   \* MERGEFORMAT </w:instrText>
    </w:r>
    <w:r w:rsidRPr="00B55CBD">
      <w:fldChar w:fldCharType="separate"/>
    </w:r>
    <w:r>
      <w:rPr>
        <w:noProof/>
      </w:rPr>
      <w:t>3</w:t>
    </w:r>
    <w:r w:rsidRPr="00B55CB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55CBD" w:rsidR="00521A43" w:rsidP="00B55CBD" w:rsidRDefault="00521A43" w14:paraId="38EF1B12" w14:textId="11276108">
    <w:pPr>
      <w:pStyle w:val="Footer"/>
    </w:pPr>
    <w:r w:rsidRPr="00B55CBD">
      <w:tab/>
    </w:r>
    <w:r w:rsidRPr="00B55CBD">
      <w:fldChar w:fldCharType="begin"/>
    </w:r>
    <w:r w:rsidRPr="00B55CBD">
      <w:instrText xml:space="preserve"> PAGE   \* MERGEFORMAT </w:instrText>
    </w:r>
    <w:r w:rsidRPr="00B55CBD">
      <w:fldChar w:fldCharType="separate"/>
    </w:r>
    <w:r>
      <w:rPr>
        <w:noProof/>
      </w:rPr>
      <w:t>1</w:t>
    </w:r>
    <w:r w:rsidRPr="00B55CB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3A39" w:rsidP="00A9734E" w:rsidRDefault="00D33A39" w14:paraId="529B23B4" w14:textId="77777777">
      <w:pPr>
        <w:spacing w:after="0" w:line="240" w:lineRule="auto"/>
      </w:pPr>
      <w:r>
        <w:separator/>
      </w:r>
    </w:p>
  </w:footnote>
  <w:footnote w:type="continuationSeparator" w:id="0">
    <w:p w:rsidR="00D33A39" w:rsidP="00A9734E" w:rsidRDefault="00D33A39" w14:paraId="66114DB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C51"/>
    <w:multiLevelType w:val="multilevel"/>
    <w:tmpl w:val="6BF2B15A"/>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FF718C"/>
    <w:multiLevelType w:val="hybridMultilevel"/>
    <w:tmpl w:val="AAE24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622CBE"/>
    <w:multiLevelType w:val="multilevel"/>
    <w:tmpl w:val="046AC2B4"/>
    <w:lvl w:ilvl="0">
      <w:start w:val="1"/>
      <w:numFmt w:val="bullet"/>
      <w:lvlText w:val=""/>
      <w:lvlJc w:val="left"/>
      <w:pPr>
        <w:ind w:left="360" w:hanging="360"/>
      </w:pPr>
      <w:rPr>
        <w:rFonts w:ascii="Symbol" w:hAnsi="Symbol" w:hint="default"/>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716AA8"/>
    <w:multiLevelType w:val="hybridMultilevel"/>
    <w:tmpl w:val="66D4406C"/>
    <w:lvl w:ilvl="0" w:tplc="CA54ABA4">
      <w:start w:val="1"/>
      <w:numFmt w:val="bullet"/>
      <w:lvlText w:val=""/>
      <w:lvlJc w:val="left"/>
      <w:pPr>
        <w:ind w:left="360" w:hanging="360"/>
      </w:pPr>
      <w:rPr>
        <w:rFonts w:ascii="Symbol" w:hAnsi="Symbol" w:hint="default"/>
        <w:lang w:val="pt-BR"/>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CC61A2"/>
    <w:multiLevelType w:val="hybridMultilevel"/>
    <w:tmpl w:val="A28C3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35F1"/>
    <w:multiLevelType w:val="hybridMultilevel"/>
    <w:tmpl w:val="AC220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1669A"/>
    <w:multiLevelType w:val="hybridMultilevel"/>
    <w:tmpl w:val="378C455A"/>
    <w:name w:val="Bullet List"/>
    <w:lvl w:ilvl="0" w:tplc="036CC4F6">
      <w:start w:val="1"/>
      <w:numFmt w:val="bullet"/>
      <w:pStyle w:val="BulletList"/>
      <w:lvlText w:val="•"/>
      <w:lvlJc w:val="left"/>
      <w:pPr>
        <w:ind w:left="360" w:hanging="360"/>
      </w:pPr>
      <w:rPr>
        <w:rFonts w:ascii="Arial" w:hAnsi="Arial" w:hint="default"/>
        <w:lang w:val="en-U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F8E6356"/>
    <w:multiLevelType w:val="hybridMultilevel"/>
    <w:tmpl w:val="50E6F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127047"/>
    <w:multiLevelType w:val="hybridMultilevel"/>
    <w:tmpl w:val="674E7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667132"/>
    <w:multiLevelType w:val="multilevel"/>
    <w:tmpl w:val="DB1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3476B"/>
    <w:multiLevelType w:val="multilevel"/>
    <w:tmpl w:val="7F2E6FBC"/>
    <w:name w:val="List Bullet"/>
    <w:lvl w:ilvl="0">
      <w:start w:val="1"/>
      <w:numFmt w:val="bullet"/>
      <w:pStyle w:val="ListBullet"/>
      <w:lvlText w:val="●"/>
      <w:lvlJc w:val="left"/>
      <w:pPr>
        <w:ind w:left="720" w:hanging="360"/>
      </w:pPr>
      <w:rPr>
        <w:rFonts w:hint="default"/>
        <w:u w:val="none"/>
      </w:rPr>
    </w:lvl>
    <w:lvl w:ilvl="1">
      <w:start w:val="1"/>
      <w:numFmt w:val="bullet"/>
      <w:lvlText w:val="○"/>
      <w:lvlJc w:val="left"/>
      <w:pPr>
        <w:ind w:left="0" w:firstLine="360"/>
      </w:pPr>
      <w:rPr>
        <w:rFonts w:hint="default"/>
        <w:u w:val="none"/>
      </w:rPr>
    </w:lvl>
    <w:lvl w:ilvl="2">
      <w:start w:val="1"/>
      <w:numFmt w:val="bullet"/>
      <w:lvlText w:val="■"/>
      <w:lvlJc w:val="left"/>
      <w:pPr>
        <w:ind w:left="108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1" w15:restartNumberingAfterBreak="0">
    <w:nsid w:val="613F7FE5"/>
    <w:multiLevelType w:val="hybridMultilevel"/>
    <w:tmpl w:val="9BAE0334"/>
    <w:name w:val="ListBullet"/>
    <w:lvl w:ilvl="0" w:tplc="4E126DD4">
      <w:start w:val="1"/>
      <w:numFmt w:val="bullet"/>
      <w:pStyle w:val="ListBullet0"/>
      <w:lvlText w:val=" "/>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0D07DD"/>
    <w:multiLevelType w:val="hybridMultilevel"/>
    <w:tmpl w:val="B7106D24"/>
    <w:lvl w:ilvl="0" w:tplc="0AF22ED4">
      <w:start w:val="1"/>
      <w:numFmt w:val="bullet"/>
      <w:lvlText w:val=""/>
      <w:lvlJc w:val="left"/>
      <w:pPr>
        <w:ind w:left="145" w:hanging="126"/>
      </w:pPr>
      <w:rPr>
        <w:rFonts w:ascii="Symbol" w:hAnsi="Symbol" w:hint="default"/>
        <w:color w:val="483733" w:themeColor="text2"/>
        <w:sz w:val="20"/>
        <w:szCs w:val="20"/>
      </w:rPr>
    </w:lvl>
    <w:lvl w:ilvl="1" w:tplc="644E8598">
      <w:start w:val="1"/>
      <w:numFmt w:val="bullet"/>
      <w:lvlText w:val="•"/>
      <w:lvlJc w:val="left"/>
      <w:pPr>
        <w:ind w:left="633" w:hanging="126"/>
      </w:pPr>
      <w:rPr>
        <w:rFonts w:hint="default"/>
      </w:rPr>
    </w:lvl>
    <w:lvl w:ilvl="2" w:tplc="77080D44">
      <w:start w:val="1"/>
      <w:numFmt w:val="bullet"/>
      <w:lvlText w:val="•"/>
      <w:lvlJc w:val="left"/>
      <w:pPr>
        <w:ind w:left="1120" w:hanging="126"/>
      </w:pPr>
      <w:rPr>
        <w:rFonts w:hint="default"/>
      </w:rPr>
    </w:lvl>
    <w:lvl w:ilvl="3" w:tplc="42F8A5E6">
      <w:start w:val="1"/>
      <w:numFmt w:val="bullet"/>
      <w:lvlText w:val="•"/>
      <w:lvlJc w:val="left"/>
      <w:pPr>
        <w:ind w:left="1608" w:hanging="126"/>
      </w:pPr>
      <w:rPr>
        <w:rFonts w:hint="default"/>
      </w:rPr>
    </w:lvl>
    <w:lvl w:ilvl="4" w:tplc="04AEF0F2">
      <w:start w:val="1"/>
      <w:numFmt w:val="bullet"/>
      <w:lvlText w:val="•"/>
      <w:lvlJc w:val="left"/>
      <w:pPr>
        <w:ind w:left="2096" w:hanging="126"/>
      </w:pPr>
      <w:rPr>
        <w:rFonts w:hint="default"/>
      </w:rPr>
    </w:lvl>
    <w:lvl w:ilvl="5" w:tplc="2130A420">
      <w:start w:val="1"/>
      <w:numFmt w:val="bullet"/>
      <w:lvlText w:val="•"/>
      <w:lvlJc w:val="left"/>
      <w:pPr>
        <w:ind w:left="2583" w:hanging="126"/>
      </w:pPr>
      <w:rPr>
        <w:rFonts w:hint="default"/>
      </w:rPr>
    </w:lvl>
    <w:lvl w:ilvl="6" w:tplc="0DCA4A6E">
      <w:start w:val="1"/>
      <w:numFmt w:val="bullet"/>
      <w:lvlText w:val="•"/>
      <w:lvlJc w:val="left"/>
      <w:pPr>
        <w:ind w:left="3071" w:hanging="126"/>
      </w:pPr>
      <w:rPr>
        <w:rFonts w:hint="default"/>
      </w:rPr>
    </w:lvl>
    <w:lvl w:ilvl="7" w:tplc="D8F4C464">
      <w:start w:val="1"/>
      <w:numFmt w:val="bullet"/>
      <w:lvlText w:val="•"/>
      <w:lvlJc w:val="left"/>
      <w:pPr>
        <w:ind w:left="3559" w:hanging="126"/>
      </w:pPr>
      <w:rPr>
        <w:rFonts w:hint="default"/>
      </w:rPr>
    </w:lvl>
    <w:lvl w:ilvl="8" w:tplc="D22ECB66">
      <w:start w:val="1"/>
      <w:numFmt w:val="bullet"/>
      <w:lvlText w:val="•"/>
      <w:lvlJc w:val="left"/>
      <w:pPr>
        <w:ind w:left="4046" w:hanging="126"/>
      </w:pPr>
      <w:rPr>
        <w:rFonts w:hint="default"/>
      </w:rPr>
    </w:lvl>
  </w:abstractNum>
  <w:num w:numId="1" w16cid:durableId="1151142354">
    <w:abstractNumId w:val="6"/>
  </w:num>
  <w:num w:numId="2" w16cid:durableId="692805469">
    <w:abstractNumId w:val="11"/>
  </w:num>
  <w:num w:numId="3" w16cid:durableId="21133550">
    <w:abstractNumId w:val="2"/>
  </w:num>
  <w:num w:numId="4" w16cid:durableId="1868136405">
    <w:abstractNumId w:val="0"/>
  </w:num>
  <w:num w:numId="5" w16cid:durableId="856576287">
    <w:abstractNumId w:val="5"/>
  </w:num>
  <w:num w:numId="6" w16cid:durableId="1428161504">
    <w:abstractNumId w:val="4"/>
  </w:num>
  <w:num w:numId="7" w16cid:durableId="453525981">
    <w:abstractNumId w:val="1"/>
  </w:num>
  <w:num w:numId="8" w16cid:durableId="1818262895">
    <w:abstractNumId w:val="8"/>
  </w:num>
  <w:num w:numId="9" w16cid:durableId="1608733101">
    <w:abstractNumId w:val="3"/>
  </w:num>
  <w:num w:numId="10" w16cid:durableId="1509908481">
    <w:abstractNumId w:val="10"/>
  </w:num>
  <w:num w:numId="11" w16cid:durableId="1357926950">
    <w:abstractNumId w:val="12"/>
  </w:num>
  <w:num w:numId="12" w16cid:durableId="431704669">
    <w:abstractNumId w:val="6"/>
  </w:num>
  <w:num w:numId="13" w16cid:durableId="1030035234">
    <w:abstractNumId w:val="6"/>
  </w:num>
  <w:num w:numId="14" w16cid:durableId="273366575">
    <w:abstractNumId w:val="6"/>
  </w:num>
  <w:num w:numId="15" w16cid:durableId="1937865612">
    <w:abstractNumId w:val="6"/>
  </w:num>
  <w:num w:numId="16" w16cid:durableId="679502889">
    <w:abstractNumId w:val="6"/>
  </w:num>
  <w:num w:numId="17" w16cid:durableId="686323711">
    <w:abstractNumId w:val="6"/>
  </w:num>
  <w:num w:numId="18" w16cid:durableId="806122822">
    <w:abstractNumId w:val="6"/>
  </w:num>
  <w:num w:numId="19" w16cid:durableId="1374305912">
    <w:abstractNumId w:val="6"/>
  </w:num>
  <w:num w:numId="20" w16cid:durableId="153568878">
    <w:abstractNumId w:val="6"/>
  </w:num>
  <w:num w:numId="21" w16cid:durableId="1262688692">
    <w:abstractNumId w:val="6"/>
  </w:num>
  <w:num w:numId="22" w16cid:durableId="31006192">
    <w:abstractNumId w:val="6"/>
  </w:num>
  <w:num w:numId="23" w16cid:durableId="747504299">
    <w:abstractNumId w:val="6"/>
  </w:num>
  <w:num w:numId="24" w16cid:durableId="871067422">
    <w:abstractNumId w:val="6"/>
  </w:num>
  <w:num w:numId="25" w16cid:durableId="1663003108">
    <w:abstractNumId w:val="6"/>
  </w:num>
  <w:num w:numId="26" w16cid:durableId="882135182">
    <w:abstractNumId w:val="6"/>
  </w:num>
  <w:num w:numId="27" w16cid:durableId="1657417667">
    <w:abstractNumId w:val="6"/>
  </w:num>
  <w:num w:numId="28" w16cid:durableId="1071079843">
    <w:abstractNumId w:val="6"/>
  </w:num>
  <w:num w:numId="29" w16cid:durableId="1502087312">
    <w:abstractNumId w:val="6"/>
  </w:num>
  <w:num w:numId="30" w16cid:durableId="809324904">
    <w:abstractNumId w:val="6"/>
  </w:num>
  <w:num w:numId="31" w16cid:durableId="1839614294">
    <w:abstractNumId w:val="6"/>
  </w:num>
  <w:num w:numId="32" w16cid:durableId="573853988">
    <w:abstractNumId w:val="6"/>
  </w:num>
  <w:num w:numId="33" w16cid:durableId="507642370">
    <w:abstractNumId w:val="6"/>
  </w:num>
  <w:num w:numId="34" w16cid:durableId="1688754068">
    <w:abstractNumId w:val="6"/>
  </w:num>
  <w:num w:numId="35" w16cid:durableId="1692950482">
    <w:abstractNumId w:val="6"/>
  </w:num>
  <w:num w:numId="36" w16cid:durableId="1992901619">
    <w:abstractNumId w:val="9"/>
  </w:num>
  <w:num w:numId="37" w16cid:durableId="184177310">
    <w:abstractNumId w:val="7"/>
  </w:num>
  <w:num w:numId="38" w16cid:durableId="154082239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Érica Franzetti">
    <w15:presenceInfo w15:providerId="AD" w15:userId="S::EFranzetti@KSLAW.com::fa837de2-fed6-4838-b801-53dc8f307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mailMerge>
    <w:mainDocumentType w:val="formLetters"/>
    <w:dataType w:val="textFile"/>
    <w:activeRecord w:val="-1"/>
  </w:mailMerg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34E"/>
    <w:rsid w:val="00002D53"/>
    <w:rsid w:val="00002FB3"/>
    <w:rsid w:val="0000669C"/>
    <w:rsid w:val="00006E72"/>
    <w:rsid w:val="000165A0"/>
    <w:rsid w:val="00030812"/>
    <w:rsid w:val="00040822"/>
    <w:rsid w:val="00043828"/>
    <w:rsid w:val="0004492F"/>
    <w:rsid w:val="00046D1B"/>
    <w:rsid w:val="000473A0"/>
    <w:rsid w:val="000528B0"/>
    <w:rsid w:val="00057F48"/>
    <w:rsid w:val="00060EEF"/>
    <w:rsid w:val="000627AE"/>
    <w:rsid w:val="00064C77"/>
    <w:rsid w:val="0006747B"/>
    <w:rsid w:val="00067BFE"/>
    <w:rsid w:val="00070231"/>
    <w:rsid w:val="0007042B"/>
    <w:rsid w:val="00070831"/>
    <w:rsid w:val="00073BD9"/>
    <w:rsid w:val="00080D76"/>
    <w:rsid w:val="00087059"/>
    <w:rsid w:val="00087E79"/>
    <w:rsid w:val="00090112"/>
    <w:rsid w:val="00093013"/>
    <w:rsid w:val="00094922"/>
    <w:rsid w:val="000A486C"/>
    <w:rsid w:val="000A54FE"/>
    <w:rsid w:val="000A6ACA"/>
    <w:rsid w:val="000B0D11"/>
    <w:rsid w:val="000B1C0B"/>
    <w:rsid w:val="000B37DE"/>
    <w:rsid w:val="000B394D"/>
    <w:rsid w:val="000B3A6A"/>
    <w:rsid w:val="000B4005"/>
    <w:rsid w:val="000B682A"/>
    <w:rsid w:val="000C3DA3"/>
    <w:rsid w:val="000C4B2F"/>
    <w:rsid w:val="000C4B58"/>
    <w:rsid w:val="000C695D"/>
    <w:rsid w:val="000C7DDF"/>
    <w:rsid w:val="000D2C31"/>
    <w:rsid w:val="000D2C7C"/>
    <w:rsid w:val="000D30E8"/>
    <w:rsid w:val="000D30F6"/>
    <w:rsid w:val="000D556B"/>
    <w:rsid w:val="000D642F"/>
    <w:rsid w:val="000D6749"/>
    <w:rsid w:val="000D6C34"/>
    <w:rsid w:val="000D7FEF"/>
    <w:rsid w:val="000E0978"/>
    <w:rsid w:val="000E4AC1"/>
    <w:rsid w:val="000F2A2A"/>
    <w:rsid w:val="000F4BB0"/>
    <w:rsid w:val="000F555C"/>
    <w:rsid w:val="0010251F"/>
    <w:rsid w:val="001069D3"/>
    <w:rsid w:val="00116572"/>
    <w:rsid w:val="00116D3F"/>
    <w:rsid w:val="00126E63"/>
    <w:rsid w:val="00127C81"/>
    <w:rsid w:val="0013413A"/>
    <w:rsid w:val="001350C8"/>
    <w:rsid w:val="00136F26"/>
    <w:rsid w:val="0014177F"/>
    <w:rsid w:val="0014290D"/>
    <w:rsid w:val="00143D0C"/>
    <w:rsid w:val="00150C66"/>
    <w:rsid w:val="0015256E"/>
    <w:rsid w:val="00154D44"/>
    <w:rsid w:val="00156187"/>
    <w:rsid w:val="00161820"/>
    <w:rsid w:val="0016656F"/>
    <w:rsid w:val="001708F1"/>
    <w:rsid w:val="001754A0"/>
    <w:rsid w:val="00176264"/>
    <w:rsid w:val="00184029"/>
    <w:rsid w:val="001856B3"/>
    <w:rsid w:val="00185BC4"/>
    <w:rsid w:val="0018635E"/>
    <w:rsid w:val="0019125F"/>
    <w:rsid w:val="0019340C"/>
    <w:rsid w:val="00193A88"/>
    <w:rsid w:val="00194102"/>
    <w:rsid w:val="00196A1B"/>
    <w:rsid w:val="001974DE"/>
    <w:rsid w:val="001A0BE8"/>
    <w:rsid w:val="001A1018"/>
    <w:rsid w:val="001A22DF"/>
    <w:rsid w:val="001A4BC6"/>
    <w:rsid w:val="001A5688"/>
    <w:rsid w:val="001A67D7"/>
    <w:rsid w:val="001A6F06"/>
    <w:rsid w:val="001B06FF"/>
    <w:rsid w:val="001B0B00"/>
    <w:rsid w:val="001B26FB"/>
    <w:rsid w:val="001B5BE2"/>
    <w:rsid w:val="001C25E3"/>
    <w:rsid w:val="001C62E1"/>
    <w:rsid w:val="001C7880"/>
    <w:rsid w:val="001C7FBE"/>
    <w:rsid w:val="001D757F"/>
    <w:rsid w:val="001E00FB"/>
    <w:rsid w:val="001E358B"/>
    <w:rsid w:val="001E65C3"/>
    <w:rsid w:val="001F432A"/>
    <w:rsid w:val="001F487A"/>
    <w:rsid w:val="001F5F3D"/>
    <w:rsid w:val="00200246"/>
    <w:rsid w:val="00203AB2"/>
    <w:rsid w:val="00207B50"/>
    <w:rsid w:val="00212D33"/>
    <w:rsid w:val="00224601"/>
    <w:rsid w:val="00224DA4"/>
    <w:rsid w:val="00224FF7"/>
    <w:rsid w:val="002254CD"/>
    <w:rsid w:val="00225B72"/>
    <w:rsid w:val="002275B0"/>
    <w:rsid w:val="00231C40"/>
    <w:rsid w:val="002324B2"/>
    <w:rsid w:val="0023273F"/>
    <w:rsid w:val="00232787"/>
    <w:rsid w:val="00241DA6"/>
    <w:rsid w:val="00246F4F"/>
    <w:rsid w:val="00252F0A"/>
    <w:rsid w:val="002534DC"/>
    <w:rsid w:val="00253DAA"/>
    <w:rsid w:val="00255993"/>
    <w:rsid w:val="002562D7"/>
    <w:rsid w:val="0026185A"/>
    <w:rsid w:val="002641A5"/>
    <w:rsid w:val="002721BE"/>
    <w:rsid w:val="00275180"/>
    <w:rsid w:val="00275C69"/>
    <w:rsid w:val="00276E21"/>
    <w:rsid w:val="00282CD8"/>
    <w:rsid w:val="00283178"/>
    <w:rsid w:val="00285DB5"/>
    <w:rsid w:val="00286A46"/>
    <w:rsid w:val="00291C7A"/>
    <w:rsid w:val="00292B59"/>
    <w:rsid w:val="00293080"/>
    <w:rsid w:val="00293D33"/>
    <w:rsid w:val="002979EF"/>
    <w:rsid w:val="002A7419"/>
    <w:rsid w:val="002B095D"/>
    <w:rsid w:val="002B4E71"/>
    <w:rsid w:val="002B6FCE"/>
    <w:rsid w:val="002B7850"/>
    <w:rsid w:val="002C2B7C"/>
    <w:rsid w:val="002C4F34"/>
    <w:rsid w:val="002D5FD2"/>
    <w:rsid w:val="002D65DA"/>
    <w:rsid w:val="002D778C"/>
    <w:rsid w:val="002E2119"/>
    <w:rsid w:val="002E2195"/>
    <w:rsid w:val="002E31BD"/>
    <w:rsid w:val="002E424F"/>
    <w:rsid w:val="002E532D"/>
    <w:rsid w:val="002E78E1"/>
    <w:rsid w:val="002E7D41"/>
    <w:rsid w:val="002F4AA4"/>
    <w:rsid w:val="002F73FA"/>
    <w:rsid w:val="003005CF"/>
    <w:rsid w:val="00303882"/>
    <w:rsid w:val="00307FFA"/>
    <w:rsid w:val="00311D3F"/>
    <w:rsid w:val="0031298A"/>
    <w:rsid w:val="00313C90"/>
    <w:rsid w:val="0031724D"/>
    <w:rsid w:val="00317C87"/>
    <w:rsid w:val="00322400"/>
    <w:rsid w:val="00323073"/>
    <w:rsid w:val="00323CAC"/>
    <w:rsid w:val="00324B2D"/>
    <w:rsid w:val="003342C4"/>
    <w:rsid w:val="0034582D"/>
    <w:rsid w:val="003476E7"/>
    <w:rsid w:val="003478B8"/>
    <w:rsid w:val="00352161"/>
    <w:rsid w:val="00352A7B"/>
    <w:rsid w:val="00354700"/>
    <w:rsid w:val="00356FF9"/>
    <w:rsid w:val="00363C4F"/>
    <w:rsid w:val="003646B0"/>
    <w:rsid w:val="00365F39"/>
    <w:rsid w:val="00374FA8"/>
    <w:rsid w:val="00375662"/>
    <w:rsid w:val="00375934"/>
    <w:rsid w:val="00377011"/>
    <w:rsid w:val="0037726E"/>
    <w:rsid w:val="00381C02"/>
    <w:rsid w:val="003840D2"/>
    <w:rsid w:val="00387986"/>
    <w:rsid w:val="00390D37"/>
    <w:rsid w:val="003A1677"/>
    <w:rsid w:val="003A232F"/>
    <w:rsid w:val="003B0804"/>
    <w:rsid w:val="003B2230"/>
    <w:rsid w:val="003B3290"/>
    <w:rsid w:val="003B66A5"/>
    <w:rsid w:val="003B71D6"/>
    <w:rsid w:val="003C12FA"/>
    <w:rsid w:val="003C6D36"/>
    <w:rsid w:val="003D084F"/>
    <w:rsid w:val="003D089A"/>
    <w:rsid w:val="003D4307"/>
    <w:rsid w:val="003D4516"/>
    <w:rsid w:val="003D5F25"/>
    <w:rsid w:val="003D75C3"/>
    <w:rsid w:val="003E1C72"/>
    <w:rsid w:val="003E2EE5"/>
    <w:rsid w:val="003E2F20"/>
    <w:rsid w:val="003E3E1F"/>
    <w:rsid w:val="003E7C6F"/>
    <w:rsid w:val="003F0141"/>
    <w:rsid w:val="003F093F"/>
    <w:rsid w:val="003F6961"/>
    <w:rsid w:val="004017B2"/>
    <w:rsid w:val="004022BD"/>
    <w:rsid w:val="00402C03"/>
    <w:rsid w:val="00406DEC"/>
    <w:rsid w:val="00407BB4"/>
    <w:rsid w:val="00407FE5"/>
    <w:rsid w:val="004106E1"/>
    <w:rsid w:val="00414FBD"/>
    <w:rsid w:val="00416888"/>
    <w:rsid w:val="00417238"/>
    <w:rsid w:val="00417907"/>
    <w:rsid w:val="004179F3"/>
    <w:rsid w:val="00417EB7"/>
    <w:rsid w:val="00420022"/>
    <w:rsid w:val="004208FA"/>
    <w:rsid w:val="00423E45"/>
    <w:rsid w:val="00424AD7"/>
    <w:rsid w:val="00425048"/>
    <w:rsid w:val="00430384"/>
    <w:rsid w:val="00430DE9"/>
    <w:rsid w:val="004349AF"/>
    <w:rsid w:val="00436F35"/>
    <w:rsid w:val="00440524"/>
    <w:rsid w:val="00444844"/>
    <w:rsid w:val="004456F2"/>
    <w:rsid w:val="00447059"/>
    <w:rsid w:val="00447AB4"/>
    <w:rsid w:val="00450334"/>
    <w:rsid w:val="0045290B"/>
    <w:rsid w:val="00452BC1"/>
    <w:rsid w:val="00455409"/>
    <w:rsid w:val="00455CA4"/>
    <w:rsid w:val="00457302"/>
    <w:rsid w:val="004639F5"/>
    <w:rsid w:val="00463F53"/>
    <w:rsid w:val="00465967"/>
    <w:rsid w:val="00470DFD"/>
    <w:rsid w:val="004712AA"/>
    <w:rsid w:val="00472788"/>
    <w:rsid w:val="004744CE"/>
    <w:rsid w:val="00475972"/>
    <w:rsid w:val="00477186"/>
    <w:rsid w:val="004802FF"/>
    <w:rsid w:val="00481B87"/>
    <w:rsid w:val="00484952"/>
    <w:rsid w:val="00485A43"/>
    <w:rsid w:val="004925CF"/>
    <w:rsid w:val="0049643D"/>
    <w:rsid w:val="004972D0"/>
    <w:rsid w:val="00497697"/>
    <w:rsid w:val="004A0851"/>
    <w:rsid w:val="004A1102"/>
    <w:rsid w:val="004A1885"/>
    <w:rsid w:val="004A3E94"/>
    <w:rsid w:val="004B2F12"/>
    <w:rsid w:val="004C1FB0"/>
    <w:rsid w:val="004C6BCE"/>
    <w:rsid w:val="004C6EC0"/>
    <w:rsid w:val="004D15E2"/>
    <w:rsid w:val="004D180D"/>
    <w:rsid w:val="004D3C6C"/>
    <w:rsid w:val="004D542C"/>
    <w:rsid w:val="004E083F"/>
    <w:rsid w:val="004E0B2E"/>
    <w:rsid w:val="004E21D1"/>
    <w:rsid w:val="004E595E"/>
    <w:rsid w:val="004E6E8E"/>
    <w:rsid w:val="004F7B0D"/>
    <w:rsid w:val="00503C3A"/>
    <w:rsid w:val="00503DEF"/>
    <w:rsid w:val="00507144"/>
    <w:rsid w:val="0051153C"/>
    <w:rsid w:val="005153A6"/>
    <w:rsid w:val="0051786E"/>
    <w:rsid w:val="00517FA4"/>
    <w:rsid w:val="00520B0C"/>
    <w:rsid w:val="00521A43"/>
    <w:rsid w:val="00522BCE"/>
    <w:rsid w:val="00530787"/>
    <w:rsid w:val="00530DCD"/>
    <w:rsid w:val="00533911"/>
    <w:rsid w:val="00535D04"/>
    <w:rsid w:val="00540440"/>
    <w:rsid w:val="00540A06"/>
    <w:rsid w:val="00543A4C"/>
    <w:rsid w:val="0054435F"/>
    <w:rsid w:val="00545280"/>
    <w:rsid w:val="00546471"/>
    <w:rsid w:val="00552539"/>
    <w:rsid w:val="0055302F"/>
    <w:rsid w:val="00557A00"/>
    <w:rsid w:val="00557DB5"/>
    <w:rsid w:val="0056060D"/>
    <w:rsid w:val="005607D0"/>
    <w:rsid w:val="00561AEC"/>
    <w:rsid w:val="005635CD"/>
    <w:rsid w:val="005657CF"/>
    <w:rsid w:val="00565C5F"/>
    <w:rsid w:val="00566314"/>
    <w:rsid w:val="00566EE2"/>
    <w:rsid w:val="005727C9"/>
    <w:rsid w:val="00575AE2"/>
    <w:rsid w:val="00580072"/>
    <w:rsid w:val="00581EB7"/>
    <w:rsid w:val="00583656"/>
    <w:rsid w:val="00586DBD"/>
    <w:rsid w:val="00592F2A"/>
    <w:rsid w:val="00593DE0"/>
    <w:rsid w:val="00594DD5"/>
    <w:rsid w:val="0059727E"/>
    <w:rsid w:val="005972B4"/>
    <w:rsid w:val="005A243F"/>
    <w:rsid w:val="005A4C28"/>
    <w:rsid w:val="005A553F"/>
    <w:rsid w:val="005A577E"/>
    <w:rsid w:val="005A7393"/>
    <w:rsid w:val="005B0552"/>
    <w:rsid w:val="005B3863"/>
    <w:rsid w:val="005B6BA7"/>
    <w:rsid w:val="005D0182"/>
    <w:rsid w:val="005D0457"/>
    <w:rsid w:val="005D22F4"/>
    <w:rsid w:val="005D3A1A"/>
    <w:rsid w:val="005D50AF"/>
    <w:rsid w:val="005D686F"/>
    <w:rsid w:val="005D7A66"/>
    <w:rsid w:val="005E3376"/>
    <w:rsid w:val="005E5600"/>
    <w:rsid w:val="005E6E0C"/>
    <w:rsid w:val="005F550C"/>
    <w:rsid w:val="005F73D9"/>
    <w:rsid w:val="005F7C47"/>
    <w:rsid w:val="00605484"/>
    <w:rsid w:val="00607296"/>
    <w:rsid w:val="00612590"/>
    <w:rsid w:val="00612DB0"/>
    <w:rsid w:val="00615424"/>
    <w:rsid w:val="0061759C"/>
    <w:rsid w:val="00617A3C"/>
    <w:rsid w:val="00621C57"/>
    <w:rsid w:val="00623C74"/>
    <w:rsid w:val="0062634A"/>
    <w:rsid w:val="006271E4"/>
    <w:rsid w:val="006302D0"/>
    <w:rsid w:val="00631471"/>
    <w:rsid w:val="006338BA"/>
    <w:rsid w:val="006407AB"/>
    <w:rsid w:val="00640CDB"/>
    <w:rsid w:val="00641286"/>
    <w:rsid w:val="00642B27"/>
    <w:rsid w:val="00643782"/>
    <w:rsid w:val="00643867"/>
    <w:rsid w:val="00643BAB"/>
    <w:rsid w:val="006479ED"/>
    <w:rsid w:val="00652587"/>
    <w:rsid w:val="0065295B"/>
    <w:rsid w:val="0065396C"/>
    <w:rsid w:val="006574E1"/>
    <w:rsid w:val="00660EF7"/>
    <w:rsid w:val="00661257"/>
    <w:rsid w:val="0066312E"/>
    <w:rsid w:val="00663C35"/>
    <w:rsid w:val="00665330"/>
    <w:rsid w:val="0067003D"/>
    <w:rsid w:val="00670F46"/>
    <w:rsid w:val="00683FEB"/>
    <w:rsid w:val="006851E3"/>
    <w:rsid w:val="006858FD"/>
    <w:rsid w:val="00686E67"/>
    <w:rsid w:val="00690F96"/>
    <w:rsid w:val="0069236D"/>
    <w:rsid w:val="006938F6"/>
    <w:rsid w:val="00695C4A"/>
    <w:rsid w:val="00697ACA"/>
    <w:rsid w:val="006A2134"/>
    <w:rsid w:val="006A23CB"/>
    <w:rsid w:val="006A3670"/>
    <w:rsid w:val="006A5D62"/>
    <w:rsid w:val="006A7346"/>
    <w:rsid w:val="006B0CD8"/>
    <w:rsid w:val="006B26E4"/>
    <w:rsid w:val="006B7E4C"/>
    <w:rsid w:val="006C0718"/>
    <w:rsid w:val="006C09BB"/>
    <w:rsid w:val="006C1E00"/>
    <w:rsid w:val="006C43F2"/>
    <w:rsid w:val="006C5025"/>
    <w:rsid w:val="006D021F"/>
    <w:rsid w:val="006D1431"/>
    <w:rsid w:val="006D6566"/>
    <w:rsid w:val="006D7FA1"/>
    <w:rsid w:val="006E0D38"/>
    <w:rsid w:val="006E2476"/>
    <w:rsid w:val="006E3BDF"/>
    <w:rsid w:val="006E484D"/>
    <w:rsid w:val="006E6C18"/>
    <w:rsid w:val="006F52C3"/>
    <w:rsid w:val="006F55C0"/>
    <w:rsid w:val="006F631C"/>
    <w:rsid w:val="006F7F00"/>
    <w:rsid w:val="007005E4"/>
    <w:rsid w:val="0070329E"/>
    <w:rsid w:val="00704CA7"/>
    <w:rsid w:val="00712FB2"/>
    <w:rsid w:val="00713562"/>
    <w:rsid w:val="00720F6A"/>
    <w:rsid w:val="00721FB1"/>
    <w:rsid w:val="00722703"/>
    <w:rsid w:val="007229FB"/>
    <w:rsid w:val="007231A5"/>
    <w:rsid w:val="00725FED"/>
    <w:rsid w:val="00726FC2"/>
    <w:rsid w:val="00740F70"/>
    <w:rsid w:val="00747B48"/>
    <w:rsid w:val="00753253"/>
    <w:rsid w:val="00754A1A"/>
    <w:rsid w:val="0076014B"/>
    <w:rsid w:val="00766F4F"/>
    <w:rsid w:val="0077216F"/>
    <w:rsid w:val="007749B2"/>
    <w:rsid w:val="00783A1A"/>
    <w:rsid w:val="00783A54"/>
    <w:rsid w:val="00786A49"/>
    <w:rsid w:val="00786BC7"/>
    <w:rsid w:val="00787AA7"/>
    <w:rsid w:val="0079023E"/>
    <w:rsid w:val="00792603"/>
    <w:rsid w:val="00793C65"/>
    <w:rsid w:val="00794BCB"/>
    <w:rsid w:val="007953F8"/>
    <w:rsid w:val="00795B12"/>
    <w:rsid w:val="007A227B"/>
    <w:rsid w:val="007A5A85"/>
    <w:rsid w:val="007A608F"/>
    <w:rsid w:val="007A6195"/>
    <w:rsid w:val="007B1258"/>
    <w:rsid w:val="007B2E82"/>
    <w:rsid w:val="007B42CE"/>
    <w:rsid w:val="007B52F5"/>
    <w:rsid w:val="007B5E4C"/>
    <w:rsid w:val="007B697E"/>
    <w:rsid w:val="007C35FD"/>
    <w:rsid w:val="007C62EB"/>
    <w:rsid w:val="007C67F4"/>
    <w:rsid w:val="007D276B"/>
    <w:rsid w:val="007D3468"/>
    <w:rsid w:val="007E0170"/>
    <w:rsid w:val="007E0C19"/>
    <w:rsid w:val="007E44D9"/>
    <w:rsid w:val="007E458D"/>
    <w:rsid w:val="007E6B07"/>
    <w:rsid w:val="007E6CAA"/>
    <w:rsid w:val="007E793B"/>
    <w:rsid w:val="007F0736"/>
    <w:rsid w:val="007F10FB"/>
    <w:rsid w:val="00807815"/>
    <w:rsid w:val="00812035"/>
    <w:rsid w:val="00813156"/>
    <w:rsid w:val="008146BF"/>
    <w:rsid w:val="00822CB2"/>
    <w:rsid w:val="0082527C"/>
    <w:rsid w:val="00827B04"/>
    <w:rsid w:val="008320E8"/>
    <w:rsid w:val="00832249"/>
    <w:rsid w:val="008433A9"/>
    <w:rsid w:val="008531F1"/>
    <w:rsid w:val="00857726"/>
    <w:rsid w:val="00860E08"/>
    <w:rsid w:val="008610F5"/>
    <w:rsid w:val="0086179E"/>
    <w:rsid w:val="00863075"/>
    <w:rsid w:val="008661B1"/>
    <w:rsid w:val="00870844"/>
    <w:rsid w:val="00873DBD"/>
    <w:rsid w:val="008741D6"/>
    <w:rsid w:val="00881935"/>
    <w:rsid w:val="00881F3E"/>
    <w:rsid w:val="0088201E"/>
    <w:rsid w:val="0088272C"/>
    <w:rsid w:val="008855F0"/>
    <w:rsid w:val="008868C9"/>
    <w:rsid w:val="008924C7"/>
    <w:rsid w:val="00893FB9"/>
    <w:rsid w:val="0089456D"/>
    <w:rsid w:val="00895AE1"/>
    <w:rsid w:val="0089648B"/>
    <w:rsid w:val="008A195B"/>
    <w:rsid w:val="008A1E51"/>
    <w:rsid w:val="008A2413"/>
    <w:rsid w:val="008B4D08"/>
    <w:rsid w:val="008B59EF"/>
    <w:rsid w:val="008B6815"/>
    <w:rsid w:val="008C4A6B"/>
    <w:rsid w:val="008C5A4F"/>
    <w:rsid w:val="008C7FB6"/>
    <w:rsid w:val="008D0870"/>
    <w:rsid w:val="008D1854"/>
    <w:rsid w:val="008D2423"/>
    <w:rsid w:val="008D7D16"/>
    <w:rsid w:val="008E38C5"/>
    <w:rsid w:val="008E5EDE"/>
    <w:rsid w:val="008E6998"/>
    <w:rsid w:val="008F0925"/>
    <w:rsid w:val="008F70A9"/>
    <w:rsid w:val="00900BCC"/>
    <w:rsid w:val="00901E1E"/>
    <w:rsid w:val="009025E5"/>
    <w:rsid w:val="00902975"/>
    <w:rsid w:val="00902D97"/>
    <w:rsid w:val="00904B1B"/>
    <w:rsid w:val="00904FD1"/>
    <w:rsid w:val="009052C1"/>
    <w:rsid w:val="00910389"/>
    <w:rsid w:val="00911BAB"/>
    <w:rsid w:val="00913609"/>
    <w:rsid w:val="009146F3"/>
    <w:rsid w:val="00915F2C"/>
    <w:rsid w:val="0092610C"/>
    <w:rsid w:val="00931A04"/>
    <w:rsid w:val="009325DD"/>
    <w:rsid w:val="00933421"/>
    <w:rsid w:val="009347CF"/>
    <w:rsid w:val="00936612"/>
    <w:rsid w:val="0094164F"/>
    <w:rsid w:val="00943A10"/>
    <w:rsid w:val="00943FD5"/>
    <w:rsid w:val="0095143D"/>
    <w:rsid w:val="0096267C"/>
    <w:rsid w:val="009627CE"/>
    <w:rsid w:val="00966834"/>
    <w:rsid w:val="00966E47"/>
    <w:rsid w:val="00966EF7"/>
    <w:rsid w:val="00967C50"/>
    <w:rsid w:val="009702B9"/>
    <w:rsid w:val="00971456"/>
    <w:rsid w:val="00971D41"/>
    <w:rsid w:val="009733C3"/>
    <w:rsid w:val="0097368B"/>
    <w:rsid w:val="00976CD8"/>
    <w:rsid w:val="009823FF"/>
    <w:rsid w:val="00983C67"/>
    <w:rsid w:val="0098632A"/>
    <w:rsid w:val="00987394"/>
    <w:rsid w:val="00994C7D"/>
    <w:rsid w:val="0099762A"/>
    <w:rsid w:val="009A25D0"/>
    <w:rsid w:val="009A29D5"/>
    <w:rsid w:val="009A6750"/>
    <w:rsid w:val="009B05BC"/>
    <w:rsid w:val="009B49AE"/>
    <w:rsid w:val="009B7347"/>
    <w:rsid w:val="009B7D9B"/>
    <w:rsid w:val="009C18F6"/>
    <w:rsid w:val="009D0D37"/>
    <w:rsid w:val="009D2583"/>
    <w:rsid w:val="009D4824"/>
    <w:rsid w:val="009E29C7"/>
    <w:rsid w:val="009E2E0C"/>
    <w:rsid w:val="009F0865"/>
    <w:rsid w:val="009F5789"/>
    <w:rsid w:val="009F59C8"/>
    <w:rsid w:val="009F7566"/>
    <w:rsid w:val="00A0015A"/>
    <w:rsid w:val="00A04341"/>
    <w:rsid w:val="00A062BF"/>
    <w:rsid w:val="00A070B8"/>
    <w:rsid w:val="00A12472"/>
    <w:rsid w:val="00A1724B"/>
    <w:rsid w:val="00A17981"/>
    <w:rsid w:val="00A25078"/>
    <w:rsid w:val="00A2608A"/>
    <w:rsid w:val="00A30B46"/>
    <w:rsid w:val="00A31BDD"/>
    <w:rsid w:val="00A40B02"/>
    <w:rsid w:val="00A410AA"/>
    <w:rsid w:val="00A44BE3"/>
    <w:rsid w:val="00A53583"/>
    <w:rsid w:val="00A555EF"/>
    <w:rsid w:val="00A57375"/>
    <w:rsid w:val="00A61EE3"/>
    <w:rsid w:val="00A65786"/>
    <w:rsid w:val="00A66064"/>
    <w:rsid w:val="00A67CD1"/>
    <w:rsid w:val="00A7257E"/>
    <w:rsid w:val="00A74151"/>
    <w:rsid w:val="00A74FCF"/>
    <w:rsid w:val="00A80C29"/>
    <w:rsid w:val="00A82C15"/>
    <w:rsid w:val="00A86054"/>
    <w:rsid w:val="00A90218"/>
    <w:rsid w:val="00A90755"/>
    <w:rsid w:val="00A91541"/>
    <w:rsid w:val="00A9248D"/>
    <w:rsid w:val="00A92FDD"/>
    <w:rsid w:val="00A93873"/>
    <w:rsid w:val="00A94496"/>
    <w:rsid w:val="00A94706"/>
    <w:rsid w:val="00A948A4"/>
    <w:rsid w:val="00A971B0"/>
    <w:rsid w:val="00A9734E"/>
    <w:rsid w:val="00AA289F"/>
    <w:rsid w:val="00AA2CEA"/>
    <w:rsid w:val="00AA2FC4"/>
    <w:rsid w:val="00AA41B5"/>
    <w:rsid w:val="00AB3C9C"/>
    <w:rsid w:val="00AB7D07"/>
    <w:rsid w:val="00AC16D7"/>
    <w:rsid w:val="00AC2E41"/>
    <w:rsid w:val="00AC4187"/>
    <w:rsid w:val="00AC6519"/>
    <w:rsid w:val="00AC6CCD"/>
    <w:rsid w:val="00AC7AF2"/>
    <w:rsid w:val="00AD44FD"/>
    <w:rsid w:val="00AE00AA"/>
    <w:rsid w:val="00AE0BE7"/>
    <w:rsid w:val="00AE0ED0"/>
    <w:rsid w:val="00AE1B43"/>
    <w:rsid w:val="00AE5BD7"/>
    <w:rsid w:val="00AE6937"/>
    <w:rsid w:val="00AF07D8"/>
    <w:rsid w:val="00AF1F72"/>
    <w:rsid w:val="00AF207F"/>
    <w:rsid w:val="00AF35AC"/>
    <w:rsid w:val="00B01756"/>
    <w:rsid w:val="00B03E9A"/>
    <w:rsid w:val="00B046B9"/>
    <w:rsid w:val="00B067B6"/>
    <w:rsid w:val="00B1324D"/>
    <w:rsid w:val="00B14696"/>
    <w:rsid w:val="00B162D8"/>
    <w:rsid w:val="00B2174D"/>
    <w:rsid w:val="00B22AA3"/>
    <w:rsid w:val="00B25DA9"/>
    <w:rsid w:val="00B25EA2"/>
    <w:rsid w:val="00B27CF9"/>
    <w:rsid w:val="00B30837"/>
    <w:rsid w:val="00B30C39"/>
    <w:rsid w:val="00B312FB"/>
    <w:rsid w:val="00B332A6"/>
    <w:rsid w:val="00B36165"/>
    <w:rsid w:val="00B37947"/>
    <w:rsid w:val="00B37F76"/>
    <w:rsid w:val="00B40596"/>
    <w:rsid w:val="00B41B97"/>
    <w:rsid w:val="00B41EF3"/>
    <w:rsid w:val="00B448F0"/>
    <w:rsid w:val="00B44A99"/>
    <w:rsid w:val="00B47AE7"/>
    <w:rsid w:val="00B52204"/>
    <w:rsid w:val="00B52D9A"/>
    <w:rsid w:val="00B52F79"/>
    <w:rsid w:val="00B55CBD"/>
    <w:rsid w:val="00B55F5F"/>
    <w:rsid w:val="00B572B6"/>
    <w:rsid w:val="00B57801"/>
    <w:rsid w:val="00B60F6E"/>
    <w:rsid w:val="00B62175"/>
    <w:rsid w:val="00B64EDA"/>
    <w:rsid w:val="00B71530"/>
    <w:rsid w:val="00B73F1E"/>
    <w:rsid w:val="00B7626B"/>
    <w:rsid w:val="00B76C44"/>
    <w:rsid w:val="00B76DFC"/>
    <w:rsid w:val="00B852D1"/>
    <w:rsid w:val="00B877EB"/>
    <w:rsid w:val="00B907C4"/>
    <w:rsid w:val="00B90967"/>
    <w:rsid w:val="00B915A1"/>
    <w:rsid w:val="00B952C8"/>
    <w:rsid w:val="00B95D2C"/>
    <w:rsid w:val="00B96503"/>
    <w:rsid w:val="00BA16B5"/>
    <w:rsid w:val="00BA4168"/>
    <w:rsid w:val="00BA5139"/>
    <w:rsid w:val="00BB3757"/>
    <w:rsid w:val="00BB3B8C"/>
    <w:rsid w:val="00BB7C9D"/>
    <w:rsid w:val="00BC3689"/>
    <w:rsid w:val="00BC5C00"/>
    <w:rsid w:val="00BD05FA"/>
    <w:rsid w:val="00BD0748"/>
    <w:rsid w:val="00BD0CFE"/>
    <w:rsid w:val="00BD1CCF"/>
    <w:rsid w:val="00BD1F73"/>
    <w:rsid w:val="00BD358B"/>
    <w:rsid w:val="00BD5EA1"/>
    <w:rsid w:val="00BD6085"/>
    <w:rsid w:val="00BD752A"/>
    <w:rsid w:val="00BD7A57"/>
    <w:rsid w:val="00BE5991"/>
    <w:rsid w:val="00BF096A"/>
    <w:rsid w:val="00C00344"/>
    <w:rsid w:val="00C04DE7"/>
    <w:rsid w:val="00C0512A"/>
    <w:rsid w:val="00C05540"/>
    <w:rsid w:val="00C12A31"/>
    <w:rsid w:val="00C13EFC"/>
    <w:rsid w:val="00C14966"/>
    <w:rsid w:val="00C16F66"/>
    <w:rsid w:val="00C24F0B"/>
    <w:rsid w:val="00C30223"/>
    <w:rsid w:val="00C3024B"/>
    <w:rsid w:val="00C332F4"/>
    <w:rsid w:val="00C342C0"/>
    <w:rsid w:val="00C35CB7"/>
    <w:rsid w:val="00C3660C"/>
    <w:rsid w:val="00C40707"/>
    <w:rsid w:val="00C4482B"/>
    <w:rsid w:val="00C472A1"/>
    <w:rsid w:val="00C51040"/>
    <w:rsid w:val="00C552FC"/>
    <w:rsid w:val="00C55A9C"/>
    <w:rsid w:val="00C6242A"/>
    <w:rsid w:val="00C62AF2"/>
    <w:rsid w:val="00C6366C"/>
    <w:rsid w:val="00C64BCB"/>
    <w:rsid w:val="00C65AFC"/>
    <w:rsid w:val="00C72A97"/>
    <w:rsid w:val="00C72C28"/>
    <w:rsid w:val="00C72C83"/>
    <w:rsid w:val="00C72F2C"/>
    <w:rsid w:val="00C7305D"/>
    <w:rsid w:val="00C74054"/>
    <w:rsid w:val="00C744EC"/>
    <w:rsid w:val="00C75ED7"/>
    <w:rsid w:val="00C86E09"/>
    <w:rsid w:val="00CA3A36"/>
    <w:rsid w:val="00CA3D17"/>
    <w:rsid w:val="00CA3EC0"/>
    <w:rsid w:val="00CA4C3E"/>
    <w:rsid w:val="00CA5EFB"/>
    <w:rsid w:val="00CA7B28"/>
    <w:rsid w:val="00CA7DFC"/>
    <w:rsid w:val="00CB0EB4"/>
    <w:rsid w:val="00CB549B"/>
    <w:rsid w:val="00CC24DC"/>
    <w:rsid w:val="00CC2602"/>
    <w:rsid w:val="00CC2DBE"/>
    <w:rsid w:val="00CC564E"/>
    <w:rsid w:val="00CC792A"/>
    <w:rsid w:val="00CD3F29"/>
    <w:rsid w:val="00CD7A2F"/>
    <w:rsid w:val="00CE1C1D"/>
    <w:rsid w:val="00CE3B2E"/>
    <w:rsid w:val="00CE3E20"/>
    <w:rsid w:val="00CE4701"/>
    <w:rsid w:val="00CE6E47"/>
    <w:rsid w:val="00CE7001"/>
    <w:rsid w:val="00CF0E5D"/>
    <w:rsid w:val="00D001A6"/>
    <w:rsid w:val="00D007B0"/>
    <w:rsid w:val="00D00BAD"/>
    <w:rsid w:val="00D05A06"/>
    <w:rsid w:val="00D06373"/>
    <w:rsid w:val="00D0702A"/>
    <w:rsid w:val="00D1042B"/>
    <w:rsid w:val="00D140FD"/>
    <w:rsid w:val="00D14D87"/>
    <w:rsid w:val="00D1501E"/>
    <w:rsid w:val="00D16780"/>
    <w:rsid w:val="00D26C93"/>
    <w:rsid w:val="00D27114"/>
    <w:rsid w:val="00D33A39"/>
    <w:rsid w:val="00D34AFC"/>
    <w:rsid w:val="00D3612A"/>
    <w:rsid w:val="00D3645A"/>
    <w:rsid w:val="00D43154"/>
    <w:rsid w:val="00D433E0"/>
    <w:rsid w:val="00D436C7"/>
    <w:rsid w:val="00D456CB"/>
    <w:rsid w:val="00D475A4"/>
    <w:rsid w:val="00D54391"/>
    <w:rsid w:val="00D629C1"/>
    <w:rsid w:val="00D737E1"/>
    <w:rsid w:val="00D74C42"/>
    <w:rsid w:val="00D76A60"/>
    <w:rsid w:val="00D77395"/>
    <w:rsid w:val="00D82EE1"/>
    <w:rsid w:val="00D8341B"/>
    <w:rsid w:val="00D87812"/>
    <w:rsid w:val="00D93156"/>
    <w:rsid w:val="00DA091D"/>
    <w:rsid w:val="00DA0956"/>
    <w:rsid w:val="00DA2819"/>
    <w:rsid w:val="00DA312A"/>
    <w:rsid w:val="00DA7DED"/>
    <w:rsid w:val="00DB15F3"/>
    <w:rsid w:val="00DB2C48"/>
    <w:rsid w:val="00DB3515"/>
    <w:rsid w:val="00DB7969"/>
    <w:rsid w:val="00DC4B17"/>
    <w:rsid w:val="00DC68A9"/>
    <w:rsid w:val="00DD006C"/>
    <w:rsid w:val="00DD27C7"/>
    <w:rsid w:val="00DD4152"/>
    <w:rsid w:val="00DD5717"/>
    <w:rsid w:val="00DD61E4"/>
    <w:rsid w:val="00DE02C6"/>
    <w:rsid w:val="00DE162C"/>
    <w:rsid w:val="00DE1CE3"/>
    <w:rsid w:val="00DE2648"/>
    <w:rsid w:val="00DE55D3"/>
    <w:rsid w:val="00DE74B4"/>
    <w:rsid w:val="00DF3C09"/>
    <w:rsid w:val="00DF3FB4"/>
    <w:rsid w:val="00DF40F1"/>
    <w:rsid w:val="00DF48C9"/>
    <w:rsid w:val="00DF6242"/>
    <w:rsid w:val="00E01013"/>
    <w:rsid w:val="00E04325"/>
    <w:rsid w:val="00E055DE"/>
    <w:rsid w:val="00E07BE5"/>
    <w:rsid w:val="00E24B3E"/>
    <w:rsid w:val="00E24F94"/>
    <w:rsid w:val="00E31EAC"/>
    <w:rsid w:val="00E3409F"/>
    <w:rsid w:val="00E35D50"/>
    <w:rsid w:val="00E35E31"/>
    <w:rsid w:val="00E410B7"/>
    <w:rsid w:val="00E4141D"/>
    <w:rsid w:val="00E4290B"/>
    <w:rsid w:val="00E4386D"/>
    <w:rsid w:val="00E45741"/>
    <w:rsid w:val="00E4595B"/>
    <w:rsid w:val="00E47859"/>
    <w:rsid w:val="00E50768"/>
    <w:rsid w:val="00E61F74"/>
    <w:rsid w:val="00E61F7C"/>
    <w:rsid w:val="00E62802"/>
    <w:rsid w:val="00E63F27"/>
    <w:rsid w:val="00E647AD"/>
    <w:rsid w:val="00E6589B"/>
    <w:rsid w:val="00E6680F"/>
    <w:rsid w:val="00E66B8D"/>
    <w:rsid w:val="00E718A7"/>
    <w:rsid w:val="00E73FF6"/>
    <w:rsid w:val="00E740A0"/>
    <w:rsid w:val="00E80AED"/>
    <w:rsid w:val="00E84C78"/>
    <w:rsid w:val="00E859F4"/>
    <w:rsid w:val="00E85C3F"/>
    <w:rsid w:val="00E95A60"/>
    <w:rsid w:val="00EA1350"/>
    <w:rsid w:val="00EA29A0"/>
    <w:rsid w:val="00EA433C"/>
    <w:rsid w:val="00EA488D"/>
    <w:rsid w:val="00EA7F79"/>
    <w:rsid w:val="00EA7FC4"/>
    <w:rsid w:val="00EB24BA"/>
    <w:rsid w:val="00EB2756"/>
    <w:rsid w:val="00EB7306"/>
    <w:rsid w:val="00EC014B"/>
    <w:rsid w:val="00EC3243"/>
    <w:rsid w:val="00EC662F"/>
    <w:rsid w:val="00EC67B6"/>
    <w:rsid w:val="00EC6FCC"/>
    <w:rsid w:val="00EC7C86"/>
    <w:rsid w:val="00ED296F"/>
    <w:rsid w:val="00ED39B1"/>
    <w:rsid w:val="00ED65CB"/>
    <w:rsid w:val="00EE29C4"/>
    <w:rsid w:val="00EE3F3F"/>
    <w:rsid w:val="00EE4371"/>
    <w:rsid w:val="00F01454"/>
    <w:rsid w:val="00F01778"/>
    <w:rsid w:val="00F031AA"/>
    <w:rsid w:val="00F035A4"/>
    <w:rsid w:val="00F06E90"/>
    <w:rsid w:val="00F110B2"/>
    <w:rsid w:val="00F12769"/>
    <w:rsid w:val="00F13ECE"/>
    <w:rsid w:val="00F21E03"/>
    <w:rsid w:val="00F232E3"/>
    <w:rsid w:val="00F240F4"/>
    <w:rsid w:val="00F244EF"/>
    <w:rsid w:val="00F25521"/>
    <w:rsid w:val="00F25617"/>
    <w:rsid w:val="00F26E7D"/>
    <w:rsid w:val="00F33E52"/>
    <w:rsid w:val="00F33F0A"/>
    <w:rsid w:val="00F34402"/>
    <w:rsid w:val="00F4179B"/>
    <w:rsid w:val="00F45A42"/>
    <w:rsid w:val="00F5451D"/>
    <w:rsid w:val="00F633FD"/>
    <w:rsid w:val="00F64A0D"/>
    <w:rsid w:val="00F73B87"/>
    <w:rsid w:val="00F7692E"/>
    <w:rsid w:val="00F77089"/>
    <w:rsid w:val="00F77555"/>
    <w:rsid w:val="00F80965"/>
    <w:rsid w:val="00F81F7F"/>
    <w:rsid w:val="00F82985"/>
    <w:rsid w:val="00F83845"/>
    <w:rsid w:val="00F842D4"/>
    <w:rsid w:val="00F8463F"/>
    <w:rsid w:val="00F84FE8"/>
    <w:rsid w:val="00F85762"/>
    <w:rsid w:val="00F86CBA"/>
    <w:rsid w:val="00F90EEB"/>
    <w:rsid w:val="00F91442"/>
    <w:rsid w:val="00F91738"/>
    <w:rsid w:val="00FA1B7D"/>
    <w:rsid w:val="00FA1D04"/>
    <w:rsid w:val="00FA598E"/>
    <w:rsid w:val="00FB1D86"/>
    <w:rsid w:val="00FB2D53"/>
    <w:rsid w:val="00FB3C04"/>
    <w:rsid w:val="00FB5781"/>
    <w:rsid w:val="00FB6E87"/>
    <w:rsid w:val="00FC3ACF"/>
    <w:rsid w:val="00FD0AA5"/>
    <w:rsid w:val="00FD0C93"/>
    <w:rsid w:val="00FD6B95"/>
    <w:rsid w:val="00FD7305"/>
    <w:rsid w:val="00FE2790"/>
    <w:rsid w:val="00FE340B"/>
    <w:rsid w:val="00FE61D4"/>
    <w:rsid w:val="00FF0268"/>
    <w:rsid w:val="00FF02A4"/>
    <w:rsid w:val="00FF3E7A"/>
    <w:rsid w:val="00FF4E1A"/>
    <w:rsid w:val="00FF69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C9846C"/>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7"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D475A4"/>
    <w:rPr>
      <w:rFonts w:ascii="Times New Roman" w:hAnsi="Times New Roman"/>
      <w:color w:val="483733" w:themeColor="text2"/>
    </w:rPr>
  </w:style>
  <w:style w:type="paragraph" w:styleId="Heading1">
    <w:name w:val="heading 1"/>
    <w:basedOn w:val="Normal"/>
    <w:next w:val="Normal"/>
    <w:link w:val="Heading1Char"/>
    <w:uiPriority w:val="9"/>
    <w:qFormat/>
    <w:rsid w:val="00203AB2"/>
    <w:pPr>
      <w:keepNext/>
      <w:keepLines/>
      <w:spacing w:before="240" w:after="0"/>
      <w:outlineLvl w:val="0"/>
    </w:pPr>
    <w:rPr>
      <w:rFonts w:asciiTheme="majorHAnsi" w:hAnsiTheme="majorHAnsi" w:eastAsiaTheme="majorEastAsia" w:cstheme="majorBidi"/>
      <w:color w:val="BA4D00" w:themeColor="accent1" w:themeShade="BF"/>
      <w:sz w:val="32"/>
      <w:szCs w:val="32"/>
    </w:rPr>
  </w:style>
  <w:style w:type="paragraph" w:styleId="Heading3">
    <w:name w:val="heading 3"/>
    <w:basedOn w:val="Normal"/>
    <w:next w:val="Normal"/>
    <w:link w:val="Heading3Char"/>
    <w:uiPriority w:val="9"/>
    <w:semiHidden/>
    <w:unhideWhenUsed/>
    <w:qFormat/>
    <w:rsid w:val="00DE02C6"/>
    <w:pPr>
      <w:keepNext/>
      <w:keepLines/>
      <w:spacing w:before="40" w:after="0"/>
      <w:outlineLvl w:val="2"/>
    </w:pPr>
    <w:rPr>
      <w:rFonts w:asciiTheme="majorHAnsi" w:hAnsiTheme="majorHAnsi" w:eastAsiaTheme="majorEastAsia" w:cstheme="majorBidi"/>
      <w:color w:val="7C3300"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973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734E"/>
  </w:style>
  <w:style w:type="paragraph" w:styleId="Footer">
    <w:name w:val="footer"/>
    <w:basedOn w:val="Normal"/>
    <w:link w:val="FooterChar"/>
    <w:uiPriority w:val="99"/>
    <w:unhideWhenUsed/>
    <w:rsid w:val="008C5A4F"/>
    <w:pPr>
      <w:tabs>
        <w:tab w:val="right" w:pos="9900"/>
      </w:tabs>
      <w:suppressAutoHyphens/>
      <w:spacing w:after="0" w:line="240" w:lineRule="auto"/>
    </w:pPr>
    <w:rPr>
      <w:color w:val="969696"/>
      <w:kern w:val="8"/>
      <w:sz w:val="20"/>
    </w:rPr>
  </w:style>
  <w:style w:type="character" w:styleId="FooterChar" w:customStyle="1">
    <w:name w:val="Footer Char"/>
    <w:basedOn w:val="DefaultParagraphFont"/>
    <w:link w:val="Footer"/>
    <w:uiPriority w:val="99"/>
    <w:rsid w:val="008C5A4F"/>
    <w:rPr>
      <w:color w:val="969696"/>
      <w:kern w:val="8"/>
      <w:sz w:val="20"/>
    </w:rPr>
  </w:style>
  <w:style w:type="character" w:styleId="Hyperlink">
    <w:name w:val="Hyperlink"/>
    <w:basedOn w:val="DefaultParagraphFont"/>
    <w:uiPriority w:val="99"/>
    <w:unhideWhenUsed/>
    <w:rsid w:val="00A9734E"/>
    <w:rPr>
      <w:color w:val="0563C1" w:themeColor="hyperlink"/>
      <w:u w:val="single"/>
    </w:rPr>
  </w:style>
  <w:style w:type="character" w:styleId="Mention">
    <w:name w:val="Mention"/>
    <w:basedOn w:val="DefaultParagraphFont"/>
    <w:uiPriority w:val="99"/>
    <w:semiHidden/>
    <w:unhideWhenUsed/>
    <w:rsid w:val="00A9734E"/>
    <w:rPr>
      <w:color w:val="2B579A"/>
      <w:shd w:val="clear" w:color="auto" w:fill="E6E6E6"/>
    </w:rPr>
  </w:style>
  <w:style w:type="character" w:styleId="Heading1Char" w:customStyle="1">
    <w:name w:val="Heading 1 Char"/>
    <w:basedOn w:val="DefaultParagraphFont"/>
    <w:link w:val="Heading1"/>
    <w:uiPriority w:val="9"/>
    <w:rsid w:val="00203AB2"/>
    <w:rPr>
      <w:rFonts w:asciiTheme="majorHAnsi" w:hAnsiTheme="majorHAnsi" w:eastAsiaTheme="majorEastAsia" w:cstheme="majorBidi"/>
      <w:color w:val="BA4D00" w:themeColor="accent1" w:themeShade="BF"/>
      <w:sz w:val="32"/>
      <w:szCs w:val="32"/>
    </w:rPr>
  </w:style>
  <w:style w:type="paragraph" w:styleId="Body" w:customStyle="1">
    <w:name w:val="Body"/>
    <w:basedOn w:val="Normal"/>
    <w:link w:val="BodyChar"/>
    <w:qFormat/>
    <w:rsid w:val="00FB6E87"/>
    <w:pPr>
      <w:suppressAutoHyphens/>
      <w:spacing w:after="240" w:line="240" w:lineRule="auto"/>
    </w:pPr>
    <w:rPr>
      <w:kern w:val="8"/>
    </w:rPr>
  </w:style>
  <w:style w:type="paragraph" w:styleId="Intro" w:customStyle="1">
    <w:name w:val="Intro"/>
    <w:basedOn w:val="Body"/>
    <w:qFormat/>
    <w:rsid w:val="00A53583"/>
    <w:pPr>
      <w:spacing w:before="300" w:after="300" w:line="420" w:lineRule="exact"/>
    </w:pPr>
    <w:rPr>
      <w:sz w:val="32"/>
      <w14:ligatures w14:val="standard"/>
    </w:rPr>
  </w:style>
  <w:style w:type="paragraph" w:styleId="H1" w:customStyle="1">
    <w:name w:val="H1"/>
    <w:basedOn w:val="Body"/>
    <w:qFormat/>
    <w:rsid w:val="00B27CF9"/>
    <w:pPr>
      <w:spacing w:after="260" w:line="580" w:lineRule="exact"/>
    </w:pPr>
    <w:rPr>
      <w:noProof/>
      <w:sz w:val="48"/>
      <w14:ligatures w14:val="standard"/>
    </w:rPr>
  </w:style>
  <w:style w:type="paragraph" w:styleId="Position" w:customStyle="1">
    <w:name w:val="Position"/>
    <w:basedOn w:val="Body"/>
    <w:qFormat/>
    <w:rsid w:val="00B27CF9"/>
    <w:pPr>
      <w:spacing w:after="120" w:line="240" w:lineRule="exact"/>
      <w:contextualSpacing/>
    </w:pPr>
    <w:rPr>
      <w:sz w:val="16"/>
    </w:rPr>
  </w:style>
  <w:style w:type="paragraph" w:styleId="Contact" w:customStyle="1">
    <w:name w:val="Contact"/>
    <w:basedOn w:val="Position"/>
    <w:qFormat/>
    <w:rsid w:val="00B27CF9"/>
    <w:pPr>
      <w:spacing w:before="160"/>
    </w:pPr>
  </w:style>
  <w:style w:type="character" w:styleId="Practice" w:customStyle="1">
    <w:name w:val="Practice"/>
    <w:basedOn w:val="DefaultParagraphFont"/>
    <w:uiPriority w:val="1"/>
    <w:qFormat/>
    <w:rsid w:val="00B36165"/>
    <w:rPr>
      <w:i/>
    </w:rPr>
  </w:style>
  <w:style w:type="paragraph" w:styleId="H2" w:customStyle="1">
    <w:name w:val="H2"/>
    <w:basedOn w:val="H1"/>
    <w:qFormat/>
    <w:rsid w:val="00D456CB"/>
    <w:pPr>
      <w:spacing w:before="200" w:after="180" w:line="400" w:lineRule="exact"/>
    </w:pPr>
    <w:rPr>
      <w:sz w:val="32"/>
    </w:rPr>
  </w:style>
  <w:style w:type="paragraph" w:styleId="H3" w:customStyle="1">
    <w:name w:val="H3"/>
    <w:basedOn w:val="H2"/>
    <w:qFormat/>
    <w:rsid w:val="00FB6E87"/>
    <w:pPr>
      <w:spacing w:before="180" w:after="0" w:line="300" w:lineRule="exact"/>
    </w:pPr>
    <w:rPr>
      <w:caps/>
      <w:color w:val="F96800" w:themeColor="accent1"/>
      <w:sz w:val="22"/>
      <w14:ligatures w14:val="none"/>
    </w:rPr>
  </w:style>
  <w:style w:type="paragraph" w:styleId="Details" w:customStyle="1">
    <w:name w:val="Details"/>
    <w:basedOn w:val="Body"/>
    <w:qFormat/>
    <w:rsid w:val="00FB6E87"/>
    <w:pPr>
      <w:spacing w:after="0" w:line="300" w:lineRule="exact"/>
    </w:pPr>
  </w:style>
  <w:style w:type="paragraph" w:styleId="BulletList" w:customStyle="1">
    <w:name w:val="Bullet List"/>
    <w:basedOn w:val="Details"/>
    <w:qFormat/>
    <w:rsid w:val="00FB6E87"/>
    <w:pPr>
      <w:numPr>
        <w:numId w:val="1"/>
      </w:numPr>
      <w:spacing w:after="120" w:line="240" w:lineRule="auto"/>
    </w:pPr>
  </w:style>
  <w:style w:type="paragraph" w:styleId="RecognitionItem" w:customStyle="1">
    <w:name w:val="Recognition Item"/>
    <w:basedOn w:val="H2"/>
    <w:qFormat/>
    <w:rsid w:val="008A1E51"/>
    <w:pPr>
      <w:spacing w:before="260" w:after="0" w:line="340" w:lineRule="exact"/>
    </w:pPr>
  </w:style>
  <w:style w:type="paragraph" w:styleId="RecognitionSource" w:customStyle="1">
    <w:name w:val="Recognition Source"/>
    <w:basedOn w:val="H3"/>
    <w:qFormat/>
    <w:rsid w:val="00D737E1"/>
    <w:pPr>
      <w:spacing w:before="0" w:after="100" w:line="340" w:lineRule="exact"/>
    </w:pPr>
    <w:rPr>
      <w:color w:val="7F7F7F" w:themeColor="text1" w:themeTint="80"/>
      <w:szCs w:val="16"/>
    </w:rPr>
  </w:style>
  <w:style w:type="paragraph" w:styleId="Rule" w:customStyle="1">
    <w:name w:val="Rule"/>
    <w:basedOn w:val="Body"/>
    <w:qFormat/>
    <w:rsid w:val="00D737E1"/>
    <w:pPr>
      <w:spacing w:after="0" w:line="300" w:lineRule="exact"/>
    </w:pPr>
    <w:rPr>
      <w:sz w:val="20"/>
    </w:rPr>
  </w:style>
  <w:style w:type="table" w:styleId="TableGrid">
    <w:name w:val="Table Grid"/>
    <w:basedOn w:val="TableNormal"/>
    <w:uiPriority w:val="39"/>
    <w:rsid w:val="00AE0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tailsDate" w:customStyle="1">
    <w:name w:val="Details Date"/>
    <w:basedOn w:val="Details"/>
    <w:qFormat/>
    <w:rsid w:val="00B877EB"/>
    <w:rPr>
      <w:i/>
    </w:rPr>
  </w:style>
  <w:style w:type="paragraph" w:styleId="ViewAll" w:customStyle="1">
    <w:name w:val="View All"/>
    <w:basedOn w:val="H3"/>
    <w:qFormat/>
    <w:rsid w:val="008C5A4F"/>
    <w:pPr>
      <w:spacing w:before="120"/>
    </w:pPr>
  </w:style>
  <w:style w:type="table" w:styleId="ViewAllTable" w:customStyle="1">
    <w:name w:val="View All Table"/>
    <w:basedOn w:val="TableNormal"/>
    <w:uiPriority w:val="99"/>
    <w:rsid w:val="002A7419"/>
    <w:pPr>
      <w:spacing w:after="0" w:line="240" w:lineRule="auto"/>
    </w:pPr>
    <w:tblPr>
      <w:tblBorders>
        <w:bottom w:val="single" w:color="F96800" w:themeColor="accent1" w:sz="18" w:space="0"/>
      </w:tblBorders>
      <w:tblCellMar>
        <w:left w:w="0" w:type="dxa"/>
        <w:right w:w="0" w:type="dxa"/>
      </w:tblCellMar>
    </w:tblPr>
  </w:style>
  <w:style w:type="paragraph" w:styleId="BalloonText">
    <w:name w:val="Balloon Text"/>
    <w:basedOn w:val="Normal"/>
    <w:link w:val="BalloonTextChar"/>
    <w:uiPriority w:val="99"/>
    <w:semiHidden/>
    <w:unhideWhenUsed/>
    <w:rsid w:val="00712FB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12FB2"/>
    <w:rPr>
      <w:rFonts w:ascii="Segoe UI" w:hAnsi="Segoe UI" w:cs="Segoe UI"/>
      <w:sz w:val="18"/>
      <w:szCs w:val="18"/>
    </w:rPr>
  </w:style>
  <w:style w:type="table" w:styleId="GridTable4-Accent1">
    <w:name w:val="Grid Table 4 Accent 1"/>
    <w:basedOn w:val="TableNormal"/>
    <w:uiPriority w:val="49"/>
    <w:rsid w:val="009D0D37"/>
    <w:pPr>
      <w:spacing w:after="0" w:line="240" w:lineRule="auto"/>
    </w:pPr>
    <w:tblPr>
      <w:tblStyleRowBandSize w:val="1"/>
      <w:tblStyleColBandSize w:val="1"/>
      <w:tblBorders>
        <w:top w:val="single" w:color="FFA362" w:themeColor="accent1" w:themeTint="99" w:sz="4" w:space="0"/>
        <w:left w:val="single" w:color="FFA362" w:themeColor="accent1" w:themeTint="99" w:sz="4" w:space="0"/>
        <w:bottom w:val="single" w:color="FFA362" w:themeColor="accent1" w:themeTint="99" w:sz="4" w:space="0"/>
        <w:right w:val="single" w:color="FFA362" w:themeColor="accent1" w:themeTint="99" w:sz="4" w:space="0"/>
        <w:insideH w:val="single" w:color="FFA362" w:themeColor="accent1" w:themeTint="99" w:sz="4" w:space="0"/>
        <w:insideV w:val="single" w:color="FFA362" w:themeColor="accent1" w:themeTint="99" w:sz="4" w:space="0"/>
      </w:tblBorders>
    </w:tblPr>
    <w:tblStylePr w:type="firstRow">
      <w:rPr>
        <w:b/>
        <w:bCs/>
        <w:color w:val="FFFFFF" w:themeColor="background1"/>
      </w:rPr>
      <w:tblPr/>
      <w:tcPr>
        <w:tcBorders>
          <w:top w:val="single" w:color="F96800" w:themeColor="accent1" w:sz="4" w:space="0"/>
          <w:left w:val="single" w:color="F96800" w:themeColor="accent1" w:sz="4" w:space="0"/>
          <w:bottom w:val="single" w:color="F96800" w:themeColor="accent1" w:sz="4" w:space="0"/>
          <w:right w:val="single" w:color="F96800" w:themeColor="accent1" w:sz="4" w:space="0"/>
          <w:insideH w:val="nil"/>
          <w:insideV w:val="nil"/>
        </w:tcBorders>
        <w:shd w:val="clear" w:color="auto" w:fill="F96800" w:themeFill="accent1"/>
      </w:tcPr>
    </w:tblStylePr>
    <w:tblStylePr w:type="lastRow">
      <w:rPr>
        <w:b/>
        <w:bCs/>
      </w:rPr>
      <w:tblPr/>
      <w:tcPr>
        <w:tcBorders>
          <w:top w:val="double" w:color="F96800" w:themeColor="accent1" w:sz="4" w:space="0"/>
        </w:tcBorders>
      </w:tcPr>
    </w:tblStylePr>
    <w:tblStylePr w:type="firstCol">
      <w:rPr>
        <w:b/>
        <w:bCs/>
      </w:rPr>
    </w:tblStylePr>
    <w:tblStylePr w:type="lastCol">
      <w:rPr>
        <w:b/>
        <w:bCs/>
      </w:rPr>
    </w:tblStylePr>
    <w:tblStylePr w:type="band1Vert">
      <w:tblPr/>
      <w:tcPr>
        <w:shd w:val="clear" w:color="auto" w:fill="FFE0CA" w:themeFill="accent1" w:themeFillTint="33"/>
      </w:tcPr>
    </w:tblStylePr>
    <w:tblStylePr w:type="band1Horz">
      <w:tblPr/>
      <w:tcPr>
        <w:shd w:val="clear" w:color="auto" w:fill="FFE0CA" w:themeFill="accent1" w:themeFillTint="33"/>
      </w:tcPr>
    </w:tblStylePr>
  </w:style>
  <w:style w:type="table" w:styleId="TableGridLight">
    <w:name w:val="Grid Table Light"/>
    <w:basedOn w:val="TableNormal"/>
    <w:uiPriority w:val="40"/>
    <w:rsid w:val="009D0D3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4">
    <w:name w:val="Plain Table 4"/>
    <w:basedOn w:val="TableNormal"/>
    <w:uiPriority w:val="44"/>
    <w:rsid w:val="009D0D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9E29C7"/>
    <w:rPr>
      <w:color w:val="954F72" w:themeColor="followedHyperlink"/>
      <w:u w:val="single"/>
    </w:rPr>
  </w:style>
  <w:style w:type="character" w:styleId="UnresolvedMention">
    <w:name w:val="Unresolved Mention"/>
    <w:basedOn w:val="DefaultParagraphFont"/>
    <w:uiPriority w:val="99"/>
    <w:rsid w:val="00E35D50"/>
    <w:rPr>
      <w:color w:val="605E5C"/>
      <w:shd w:val="clear" w:color="auto" w:fill="E1DFDD"/>
    </w:rPr>
  </w:style>
  <w:style w:type="paragraph" w:styleId="ListBullet0" w:customStyle="1">
    <w:name w:val="ListBullet"/>
    <w:basedOn w:val="Body"/>
    <w:next w:val="Body"/>
    <w:link w:val="ListBulletChar"/>
    <w:qFormat/>
    <w:rsid w:val="006479ED"/>
    <w:pPr>
      <w:numPr>
        <w:numId w:val="2"/>
      </w:numPr>
      <w:spacing w:before="600"/>
    </w:pPr>
  </w:style>
  <w:style w:type="character" w:styleId="BodyChar" w:customStyle="1">
    <w:name w:val="Body Char"/>
    <w:basedOn w:val="DefaultParagraphFont"/>
    <w:link w:val="Body"/>
    <w:rsid w:val="00FB6E87"/>
    <w:rPr>
      <w:rFonts w:ascii="Times New Roman" w:hAnsi="Times New Roman"/>
      <w:color w:val="483733" w:themeColor="text2"/>
      <w:kern w:val="8"/>
    </w:rPr>
  </w:style>
  <w:style w:type="character" w:styleId="ListBulletChar" w:customStyle="1">
    <w:name w:val="ListBullet Char"/>
    <w:basedOn w:val="BodyChar"/>
    <w:link w:val="ListBullet0"/>
    <w:rsid w:val="00900BCC"/>
    <w:rPr>
      <w:rFonts w:ascii="Times New Roman" w:hAnsi="Times New Roman"/>
      <w:color w:val="483733" w:themeColor="text2"/>
      <w:kern w:val="8"/>
      <w:sz w:val="18"/>
    </w:rPr>
  </w:style>
  <w:style w:type="character" w:styleId="CommentReference">
    <w:name w:val="annotation reference"/>
    <w:basedOn w:val="DefaultParagraphFont"/>
    <w:uiPriority w:val="99"/>
    <w:semiHidden/>
    <w:unhideWhenUsed/>
    <w:rsid w:val="00D27114"/>
    <w:rPr>
      <w:sz w:val="16"/>
      <w:szCs w:val="16"/>
    </w:rPr>
  </w:style>
  <w:style w:type="paragraph" w:styleId="CommentText">
    <w:name w:val="annotation text"/>
    <w:basedOn w:val="Normal"/>
    <w:link w:val="CommentTextChar"/>
    <w:uiPriority w:val="99"/>
    <w:semiHidden/>
    <w:unhideWhenUsed/>
    <w:rsid w:val="00D27114"/>
    <w:pPr>
      <w:spacing w:line="240" w:lineRule="auto"/>
    </w:pPr>
    <w:rPr>
      <w:sz w:val="20"/>
      <w:szCs w:val="20"/>
    </w:rPr>
  </w:style>
  <w:style w:type="character" w:styleId="CommentTextChar" w:customStyle="1">
    <w:name w:val="Comment Text Char"/>
    <w:basedOn w:val="DefaultParagraphFont"/>
    <w:link w:val="CommentText"/>
    <w:uiPriority w:val="99"/>
    <w:semiHidden/>
    <w:rsid w:val="00D27114"/>
    <w:rPr>
      <w:rFonts w:ascii="Times New Roman" w:hAnsi="Times New Roman"/>
      <w:color w:val="483733" w:themeColor="text2"/>
      <w:sz w:val="20"/>
      <w:szCs w:val="20"/>
    </w:rPr>
  </w:style>
  <w:style w:type="paragraph" w:styleId="CommentSubject">
    <w:name w:val="annotation subject"/>
    <w:basedOn w:val="CommentText"/>
    <w:next w:val="CommentText"/>
    <w:link w:val="CommentSubjectChar"/>
    <w:uiPriority w:val="99"/>
    <w:semiHidden/>
    <w:unhideWhenUsed/>
    <w:rsid w:val="00D27114"/>
    <w:rPr>
      <w:b/>
      <w:bCs/>
    </w:rPr>
  </w:style>
  <w:style w:type="character" w:styleId="CommentSubjectChar" w:customStyle="1">
    <w:name w:val="Comment Subject Char"/>
    <w:basedOn w:val="CommentTextChar"/>
    <w:link w:val="CommentSubject"/>
    <w:uiPriority w:val="99"/>
    <w:semiHidden/>
    <w:rsid w:val="00D27114"/>
    <w:rPr>
      <w:rFonts w:ascii="Times New Roman" w:hAnsi="Times New Roman"/>
      <w:b/>
      <w:bCs/>
      <w:color w:val="483733" w:themeColor="text2"/>
      <w:sz w:val="20"/>
      <w:szCs w:val="20"/>
    </w:rPr>
  </w:style>
  <w:style w:type="paragraph" w:styleId="ListParagraph">
    <w:name w:val="List Paragraph"/>
    <w:basedOn w:val="Normal"/>
    <w:uiPriority w:val="34"/>
    <w:qFormat/>
    <w:rsid w:val="00B312FB"/>
    <w:pPr>
      <w:spacing w:after="200" w:line="276" w:lineRule="auto"/>
      <w:ind w:left="720"/>
      <w:contextualSpacing/>
    </w:pPr>
    <w:rPr>
      <w:rFonts w:asciiTheme="minorHAnsi" w:hAnsiTheme="minorHAnsi"/>
      <w:color w:val="auto"/>
    </w:rPr>
  </w:style>
  <w:style w:type="paragraph" w:styleId="BodyText">
    <w:name w:val="Body Text"/>
    <w:basedOn w:val="Normal"/>
    <w:link w:val="BodyTextChar"/>
    <w:uiPriority w:val="99"/>
    <w:unhideWhenUsed/>
    <w:rsid w:val="006B0CD8"/>
    <w:pPr>
      <w:spacing w:after="120" w:line="276" w:lineRule="auto"/>
    </w:pPr>
    <w:rPr>
      <w:color w:val="auto"/>
      <w:sz w:val="24"/>
      <w:szCs w:val="24"/>
    </w:rPr>
  </w:style>
  <w:style w:type="character" w:styleId="BodyTextChar" w:customStyle="1">
    <w:name w:val="Body Text Char"/>
    <w:basedOn w:val="DefaultParagraphFont"/>
    <w:link w:val="BodyText"/>
    <w:uiPriority w:val="99"/>
    <w:rsid w:val="006B0CD8"/>
    <w:rPr>
      <w:rFonts w:ascii="Times New Roman" w:hAnsi="Times New Roman"/>
      <w:sz w:val="24"/>
      <w:szCs w:val="24"/>
    </w:rPr>
  </w:style>
  <w:style w:type="paragraph" w:styleId="Default" w:customStyle="1">
    <w:name w:val="Default"/>
    <w:rsid w:val="00447059"/>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FF0268"/>
    <w:pPr>
      <w:spacing w:after="0" w:line="240" w:lineRule="auto"/>
    </w:pPr>
    <w:rPr>
      <w:rFonts w:ascii="Times New Roman" w:hAnsi="Times New Roman"/>
      <w:color w:val="483733" w:themeColor="text2"/>
    </w:rPr>
  </w:style>
  <w:style w:type="paragraph" w:styleId="ListBullet">
    <w:name w:val="List Bullet"/>
    <w:basedOn w:val="Normal"/>
    <w:uiPriority w:val="17"/>
    <w:qFormat/>
    <w:rsid w:val="00356FF9"/>
    <w:pPr>
      <w:numPr>
        <w:numId w:val="10"/>
      </w:numPr>
      <w:spacing w:after="240" w:line="240" w:lineRule="auto"/>
    </w:pPr>
    <w:rPr>
      <w:rFonts w:eastAsia="Times New Roman" w:cs="Times New Roman"/>
      <w:color w:val="auto"/>
      <w:sz w:val="24"/>
      <w:szCs w:val="24"/>
    </w:rPr>
  </w:style>
  <w:style w:type="character" w:styleId="Heading3Char" w:customStyle="1">
    <w:name w:val="Heading 3 Char"/>
    <w:basedOn w:val="DefaultParagraphFont"/>
    <w:link w:val="Heading3"/>
    <w:uiPriority w:val="9"/>
    <w:semiHidden/>
    <w:rsid w:val="00DE02C6"/>
    <w:rPr>
      <w:rFonts w:asciiTheme="majorHAnsi" w:hAnsiTheme="majorHAnsi" w:eastAsiaTheme="majorEastAsia" w:cstheme="majorBidi"/>
      <w:color w:val="7C33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72463">
      <w:bodyDiv w:val="1"/>
      <w:marLeft w:val="0"/>
      <w:marRight w:val="0"/>
      <w:marTop w:val="0"/>
      <w:marBottom w:val="0"/>
      <w:divBdr>
        <w:top w:val="none" w:sz="0" w:space="0" w:color="auto"/>
        <w:left w:val="none" w:sz="0" w:space="0" w:color="auto"/>
        <w:bottom w:val="none" w:sz="0" w:space="0" w:color="auto"/>
        <w:right w:val="none" w:sz="0" w:space="0" w:color="auto"/>
      </w:divBdr>
    </w:div>
    <w:div w:id="199706636">
      <w:bodyDiv w:val="1"/>
      <w:marLeft w:val="0"/>
      <w:marRight w:val="0"/>
      <w:marTop w:val="0"/>
      <w:marBottom w:val="0"/>
      <w:divBdr>
        <w:top w:val="none" w:sz="0" w:space="0" w:color="auto"/>
        <w:left w:val="none" w:sz="0" w:space="0" w:color="auto"/>
        <w:bottom w:val="none" w:sz="0" w:space="0" w:color="auto"/>
        <w:right w:val="none" w:sz="0" w:space="0" w:color="auto"/>
      </w:divBdr>
    </w:div>
    <w:div w:id="657270843">
      <w:bodyDiv w:val="1"/>
      <w:marLeft w:val="0"/>
      <w:marRight w:val="0"/>
      <w:marTop w:val="0"/>
      <w:marBottom w:val="0"/>
      <w:divBdr>
        <w:top w:val="none" w:sz="0" w:space="0" w:color="auto"/>
        <w:left w:val="none" w:sz="0" w:space="0" w:color="auto"/>
        <w:bottom w:val="none" w:sz="0" w:space="0" w:color="auto"/>
        <w:right w:val="none" w:sz="0" w:space="0" w:color="auto"/>
      </w:divBdr>
    </w:div>
    <w:div w:id="1002243991">
      <w:bodyDiv w:val="1"/>
      <w:marLeft w:val="0"/>
      <w:marRight w:val="0"/>
      <w:marTop w:val="0"/>
      <w:marBottom w:val="0"/>
      <w:divBdr>
        <w:top w:val="none" w:sz="0" w:space="0" w:color="auto"/>
        <w:left w:val="none" w:sz="0" w:space="0" w:color="auto"/>
        <w:bottom w:val="none" w:sz="0" w:space="0" w:color="auto"/>
        <w:right w:val="none" w:sz="0" w:space="0" w:color="auto"/>
      </w:divBdr>
    </w:div>
    <w:div w:id="1254508335">
      <w:bodyDiv w:val="1"/>
      <w:marLeft w:val="0"/>
      <w:marRight w:val="0"/>
      <w:marTop w:val="0"/>
      <w:marBottom w:val="0"/>
      <w:divBdr>
        <w:top w:val="none" w:sz="0" w:space="0" w:color="auto"/>
        <w:left w:val="none" w:sz="0" w:space="0" w:color="auto"/>
        <w:bottom w:val="none" w:sz="0" w:space="0" w:color="auto"/>
        <w:right w:val="none" w:sz="0" w:space="0" w:color="auto"/>
      </w:divBdr>
    </w:div>
    <w:div w:id="1436974009">
      <w:bodyDiv w:val="1"/>
      <w:marLeft w:val="0"/>
      <w:marRight w:val="0"/>
      <w:marTop w:val="0"/>
      <w:marBottom w:val="0"/>
      <w:divBdr>
        <w:top w:val="none" w:sz="0" w:space="0" w:color="auto"/>
        <w:left w:val="none" w:sz="0" w:space="0" w:color="auto"/>
        <w:bottom w:val="none" w:sz="0" w:space="0" w:color="auto"/>
        <w:right w:val="none" w:sz="0" w:space="0" w:color="auto"/>
      </w:divBdr>
    </w:div>
    <w:div w:id="1573270168">
      <w:bodyDiv w:val="1"/>
      <w:marLeft w:val="0"/>
      <w:marRight w:val="0"/>
      <w:marTop w:val="0"/>
      <w:marBottom w:val="0"/>
      <w:divBdr>
        <w:top w:val="none" w:sz="0" w:space="0" w:color="auto"/>
        <w:left w:val="none" w:sz="0" w:space="0" w:color="auto"/>
        <w:bottom w:val="none" w:sz="0" w:space="0" w:color="auto"/>
        <w:right w:val="none" w:sz="0" w:space="0" w:color="auto"/>
      </w:divBdr>
    </w:div>
    <w:div w:id="1732842952">
      <w:bodyDiv w:val="1"/>
      <w:marLeft w:val="0"/>
      <w:marRight w:val="0"/>
      <w:marTop w:val="0"/>
      <w:marBottom w:val="0"/>
      <w:divBdr>
        <w:top w:val="none" w:sz="0" w:space="0" w:color="auto"/>
        <w:left w:val="none" w:sz="0" w:space="0" w:color="auto"/>
        <w:bottom w:val="none" w:sz="0" w:space="0" w:color="auto"/>
        <w:right w:val="none" w:sz="0" w:space="0" w:color="auto"/>
      </w:divBdr>
    </w:div>
    <w:div w:id="187376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7" /><Relationship Type="http://schemas.openxmlformats.org/officeDocument/2006/relationships/customXml" Target="../customXml/item1.xml" Id="rId2" /><Relationship Type="http://schemas.microsoft.com/office/2011/relationships/people" Target="people.xml" Id="rId16"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styles" Target="styles.xml" Id="rId4" /><Relationship Type="http://schemas.openxmlformats.org/officeDocument/2006/relationships/image" Target="media/image1.jpg"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King &amp; Spalding">
      <a:dk1>
        <a:sysClr val="windowText" lastClr="000000"/>
      </a:dk1>
      <a:lt1>
        <a:sysClr val="window" lastClr="FFFFFF"/>
      </a:lt1>
      <a:dk2>
        <a:srgbClr val="483733"/>
      </a:dk2>
      <a:lt2>
        <a:srgbClr val="E2E3DE"/>
      </a:lt2>
      <a:accent1>
        <a:srgbClr val="F96800"/>
      </a:accent1>
      <a:accent2>
        <a:srgbClr val="0083AD"/>
      </a:accent2>
      <a:accent3>
        <a:srgbClr val="0D807E"/>
      </a:accent3>
      <a:accent4>
        <a:srgbClr val="3A3B3F"/>
      </a:accent4>
      <a:accent5>
        <a:srgbClr val="00BBEB"/>
      </a:accent5>
      <a:accent6>
        <a:srgbClr val="0ABFA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1C21052-46F8-4F47-BF63-E920A98146D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Application>Microsoft Office Word</ap:Application>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Érica Franzetti</lastModifiedBy>
  <lastPrinted>1900-01-01T05:00:00.0000000Z</lastPrinted>
  <dcterms:created xsi:type="dcterms:W3CDTF">1900-01-01T05:00:00.0000000Z</dcterms:created>
  <dcterms:modified xsi:type="dcterms:W3CDTF">1900-01-01T05:00:00.0000000Z</dcterms:modified>
</coreProperties>
</file>